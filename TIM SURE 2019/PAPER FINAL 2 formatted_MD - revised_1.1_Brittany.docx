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7144A" w14:textId="77777777" w:rsidR="00BC1022" w:rsidRDefault="005F5A22" w:rsidP="0027470F">
      <w:pPr>
        <w:rPr>
          <w:b/>
        </w:rPr>
      </w:pPr>
      <w:r>
        <w:rPr>
          <w:b/>
        </w:rPr>
        <w:t>TITLE:</w:t>
      </w:r>
      <w:r w:rsidR="00C07D1E">
        <w:rPr>
          <w:b/>
        </w:rPr>
        <w:t xml:space="preserve"> </w:t>
      </w:r>
    </w:p>
    <w:p w14:paraId="766D3080" w14:textId="7E0F8DA9" w:rsidR="005F5A22" w:rsidRDefault="00C07D1E" w:rsidP="0027470F">
      <w:pPr>
        <w:rPr>
          <w:b/>
        </w:rPr>
      </w:pPr>
      <w:r>
        <w:rPr>
          <w:b/>
        </w:rPr>
        <w:t>The use of a robotic spine in the preliminary study to evaluate the correlation between intra-abdominal pressure and spinal stability</w:t>
      </w:r>
    </w:p>
    <w:p w14:paraId="35BA7A04" w14:textId="4DE7BB67" w:rsidR="003E345C" w:rsidRDefault="003E345C" w:rsidP="0027470F">
      <w:pPr>
        <w:rPr>
          <w:b/>
        </w:rPr>
      </w:pPr>
    </w:p>
    <w:p w14:paraId="4E0D30FD" w14:textId="5A234546" w:rsidR="003E345C" w:rsidRDefault="003E345C" w:rsidP="0027470F">
      <w:r>
        <w:rPr>
          <w:b/>
        </w:rPr>
        <w:t>Brittany Stott</w:t>
      </w:r>
    </w:p>
    <w:p w14:paraId="1A7DA969" w14:textId="77777777" w:rsidR="00296A48" w:rsidRDefault="003E345C" w:rsidP="0027470F">
      <w:r>
        <w:t>Musculoskeletal Biomechanics Research Lab, McGill University</w:t>
      </w:r>
    </w:p>
    <w:p w14:paraId="55BB49BF" w14:textId="77777777" w:rsidR="00296A48" w:rsidRDefault="003E345C" w:rsidP="0027470F">
      <w:r>
        <w:t>817 Sherbrooke Street West</w:t>
      </w:r>
    </w:p>
    <w:p w14:paraId="16256520" w14:textId="0D090B1E" w:rsidR="003E345C" w:rsidRDefault="003E345C" w:rsidP="0027470F">
      <w:r>
        <w:t>Montreal, Quebec, H3A 0C3</w:t>
      </w:r>
    </w:p>
    <w:p w14:paraId="2EFC3280" w14:textId="7D946BD4" w:rsidR="00296A48" w:rsidRDefault="00296A48" w:rsidP="0027470F">
      <w:r>
        <w:t>Canada</w:t>
      </w:r>
    </w:p>
    <w:p w14:paraId="41F9A21F" w14:textId="0376EFBD" w:rsidR="00296A48" w:rsidRDefault="00296A48" w:rsidP="0027470F">
      <w:r>
        <w:t>Email: brittany.stott@mail.mcgill.ca</w:t>
      </w:r>
    </w:p>
    <w:p w14:paraId="56D699F0" w14:textId="04FAB174" w:rsidR="003E345C" w:rsidRDefault="003E345C" w:rsidP="0027470F">
      <w:pPr>
        <w:rPr>
          <w:b/>
        </w:rPr>
      </w:pPr>
      <w:r>
        <w:rPr>
          <w:b/>
        </w:rPr>
        <w:t xml:space="preserve">Mark </w:t>
      </w:r>
      <w:r w:rsidR="00460CD4">
        <w:rPr>
          <w:b/>
        </w:rPr>
        <w:t>Driscoll</w:t>
      </w:r>
      <w:r w:rsidR="00745E47">
        <w:rPr>
          <w:rFonts w:ascii="Cambria Math" w:hAnsi="Cambria Math"/>
          <w:b/>
        </w:rPr>
        <w:t>¹</w:t>
      </w:r>
    </w:p>
    <w:p w14:paraId="588BB2BE" w14:textId="77777777" w:rsidR="00094D0A" w:rsidRDefault="00094D0A" w:rsidP="00094D0A">
      <w:r>
        <w:t>Musculoskeletal Biomechanics Research Lab, McGill University</w:t>
      </w:r>
    </w:p>
    <w:p w14:paraId="02550F86" w14:textId="77777777" w:rsidR="00094D0A" w:rsidRDefault="00094D0A" w:rsidP="00094D0A">
      <w:r>
        <w:t>817 Sherbrooke Street West</w:t>
      </w:r>
    </w:p>
    <w:p w14:paraId="14413BC2" w14:textId="77777777" w:rsidR="00094D0A" w:rsidRDefault="00094D0A" w:rsidP="00094D0A">
      <w:r>
        <w:t>Montreal, Quebec, H3A 0C3</w:t>
      </w:r>
    </w:p>
    <w:p w14:paraId="259E3E2C" w14:textId="77777777" w:rsidR="00094D0A" w:rsidRPr="00445B23" w:rsidRDefault="00094D0A" w:rsidP="00094D0A">
      <w:pPr>
        <w:rPr>
          <w:rPrChange w:id="0" w:author="Brittany Stott" w:date="2018-09-27T19:16:00Z">
            <w:rPr>
              <w:lang w:val="fr-CA"/>
            </w:rPr>
          </w:rPrChange>
        </w:rPr>
      </w:pPr>
      <w:r w:rsidRPr="00445B23">
        <w:rPr>
          <w:rPrChange w:id="1" w:author="Brittany Stott" w:date="2018-09-27T19:16:00Z">
            <w:rPr>
              <w:lang w:val="fr-CA"/>
            </w:rPr>
          </w:rPrChange>
        </w:rPr>
        <w:t>Canada</w:t>
      </w:r>
    </w:p>
    <w:p w14:paraId="42C3ED69" w14:textId="77145FFA" w:rsidR="00094D0A" w:rsidRPr="00445B23" w:rsidRDefault="00094D0A" w:rsidP="00094D0A">
      <w:pPr>
        <w:rPr>
          <w:rPrChange w:id="2" w:author="Brittany Stott" w:date="2018-09-27T19:16:00Z">
            <w:rPr>
              <w:lang w:val="fr-CA"/>
            </w:rPr>
          </w:rPrChange>
        </w:rPr>
      </w:pPr>
      <w:r w:rsidRPr="00445B23">
        <w:rPr>
          <w:rPrChange w:id="3" w:author="Brittany Stott" w:date="2018-09-27T19:16:00Z">
            <w:rPr>
              <w:lang w:val="fr-CA"/>
            </w:rPr>
          </w:rPrChange>
        </w:rPr>
        <w:t>Email: mark.driscoll@mcgill.ca</w:t>
      </w:r>
    </w:p>
    <w:p w14:paraId="3B703A74" w14:textId="7DE6A68F" w:rsidR="003E345C" w:rsidRPr="00445B23" w:rsidRDefault="00745E47" w:rsidP="0027470F">
      <w:pPr>
        <w:rPr>
          <w:i/>
          <w:rPrChange w:id="4" w:author="Brittany Stott" w:date="2018-09-27T19:16:00Z">
            <w:rPr>
              <w:i/>
              <w:lang w:val="fr-CA"/>
            </w:rPr>
          </w:rPrChange>
        </w:rPr>
      </w:pPr>
      <w:r w:rsidRPr="00445B23">
        <w:rPr>
          <w:rFonts w:ascii="Cambria Math" w:hAnsi="Cambria Math"/>
          <w:rPrChange w:id="5" w:author="Brittany Stott" w:date="2018-09-27T19:16:00Z">
            <w:rPr>
              <w:rFonts w:ascii="Cambria Math" w:hAnsi="Cambria Math"/>
              <w:lang w:val="fr-CA"/>
            </w:rPr>
          </w:rPrChange>
        </w:rPr>
        <w:t>¹</w:t>
      </w:r>
      <w:r w:rsidRPr="00445B23">
        <w:rPr>
          <w:i/>
          <w:rPrChange w:id="6" w:author="Brittany Stott" w:date="2018-09-27T19:16:00Z">
            <w:rPr>
              <w:i/>
              <w:lang w:val="fr-CA"/>
            </w:rPr>
          </w:rPrChange>
        </w:rPr>
        <w:t>Corresponding author</w:t>
      </w:r>
    </w:p>
    <w:p w14:paraId="1490B6FC" w14:textId="0EC89EEB" w:rsidR="00390853" w:rsidRPr="00445B23" w:rsidRDefault="00390853" w:rsidP="0027470F">
      <w:pPr>
        <w:rPr>
          <w:rPrChange w:id="7" w:author="Brittany Stott" w:date="2018-09-27T19:16:00Z">
            <w:rPr>
              <w:lang w:val="fr-CA"/>
            </w:rPr>
          </w:rPrChange>
        </w:rPr>
      </w:pPr>
    </w:p>
    <w:p w14:paraId="418547C8" w14:textId="77777777" w:rsidR="00390853" w:rsidRPr="00445B23" w:rsidRDefault="00390853" w:rsidP="0027470F">
      <w:pPr>
        <w:rPr>
          <w:rPrChange w:id="8" w:author="Brittany Stott" w:date="2018-09-27T19:16:00Z">
            <w:rPr>
              <w:lang w:val="fr-CA"/>
            </w:rPr>
          </w:rPrChange>
        </w:rPr>
      </w:pPr>
    </w:p>
    <w:p w14:paraId="7E6AAD7C" w14:textId="68D87808" w:rsidR="0027470F" w:rsidRPr="00445B23" w:rsidRDefault="0027470F" w:rsidP="0027470F">
      <w:pPr>
        <w:rPr>
          <w:b/>
          <w:rPrChange w:id="9" w:author="Brittany Stott" w:date="2018-09-27T19:16:00Z">
            <w:rPr>
              <w:b/>
              <w:lang w:val="fr-CA"/>
            </w:rPr>
          </w:rPrChange>
        </w:rPr>
      </w:pPr>
      <w:r w:rsidRPr="00445B23">
        <w:rPr>
          <w:b/>
          <w:rPrChange w:id="10" w:author="Brittany Stott" w:date="2018-09-27T19:16:00Z">
            <w:rPr>
              <w:b/>
              <w:lang w:val="fr-CA"/>
            </w:rPr>
          </w:rPrChange>
        </w:rPr>
        <w:t xml:space="preserve">Abstract: </w:t>
      </w:r>
    </w:p>
    <w:p w14:paraId="02656579" w14:textId="3A7BF227" w:rsidR="0002358F" w:rsidRDefault="007A1BF9">
      <w:r>
        <w:t>Lower back pain (LBP) places a large economic burden on hea</w:t>
      </w:r>
      <w:r w:rsidR="006022F6">
        <w:t>l</w:t>
      </w:r>
      <w:r>
        <w:t>th and welfare system</w:t>
      </w:r>
      <w:r w:rsidR="0090136D">
        <w:t>s</w:t>
      </w:r>
      <w:r>
        <w:t xml:space="preserve"> and is one of the leading causes of inability to work</w:t>
      </w:r>
      <w:r w:rsidR="00983054">
        <w:t>, affecting</w:t>
      </w:r>
      <w:r>
        <w:t xml:space="preserve"> </w:t>
      </w:r>
      <w:r w:rsidR="001C4FE8">
        <w:t xml:space="preserve">70-85% of individuals at some point in their </w:t>
      </w:r>
      <w:r w:rsidR="00830AD3">
        <w:t xml:space="preserve">lifetime. However, the etiology </w:t>
      </w:r>
      <w:ins w:id="11" w:author="Mark Driscoll" w:date="2018-09-11T16:38:00Z">
        <w:r w:rsidR="007D3AE8" w:rsidRPr="00445B23">
          <w:t>and pathomechanism</w:t>
        </w:r>
        <w:r w:rsidR="007D3AE8">
          <w:t xml:space="preserve"> </w:t>
        </w:r>
      </w:ins>
      <w:r w:rsidR="00830AD3">
        <w:t xml:space="preserve">of </w:t>
      </w:r>
      <w:r w:rsidR="00830AD3" w:rsidRPr="00A35267">
        <w:t xml:space="preserve">back pain </w:t>
      </w:r>
      <w:ins w:id="12" w:author="Mark Driscoll" w:date="2018-09-11T16:38:00Z">
        <w:r w:rsidR="007D3AE8">
          <w:t>are</w:t>
        </w:r>
      </w:ins>
      <w:del w:id="13" w:author="Mark Driscoll" w:date="2018-09-11T16:38:00Z">
        <w:r w:rsidR="00830AD3" w:rsidRPr="00A35267" w:rsidDel="007D3AE8">
          <w:delText>is</w:delText>
        </w:r>
      </w:del>
      <w:r w:rsidR="00830AD3" w:rsidRPr="00A35267">
        <w:t xml:space="preserve"> often unknown. </w:t>
      </w:r>
      <w:r w:rsidR="006214D6" w:rsidRPr="00A35267">
        <w:t>This technical brief evaluated</w:t>
      </w:r>
      <w:r w:rsidR="00830AD3" w:rsidRPr="00A35267">
        <w:t xml:space="preserve"> the correlation between intra-abdominal pressure </w:t>
      </w:r>
      <w:r w:rsidR="00E83DA3" w:rsidRPr="00A35267">
        <w:t xml:space="preserve">(IAP) </w:t>
      </w:r>
      <w:r w:rsidR="00830AD3" w:rsidRPr="00A35267">
        <w:t>and spinal stability</w:t>
      </w:r>
      <w:r w:rsidR="006214D6" w:rsidRPr="00A35267">
        <w:t>.</w:t>
      </w:r>
      <w:r w:rsidR="00830AD3" w:rsidRPr="00A35267">
        <w:t xml:space="preserve"> </w:t>
      </w:r>
      <w:r w:rsidR="006214D6" w:rsidRPr="00A35267">
        <w:t>Furthermore,</w:t>
      </w:r>
      <w:r w:rsidR="00A35267" w:rsidRPr="00A35267">
        <w:t xml:space="preserve"> it studied the effect that</w:t>
      </w:r>
      <w:r w:rsidR="006214D6" w:rsidRPr="00A35267">
        <w:t xml:space="preserve"> </w:t>
      </w:r>
      <w:r w:rsidR="000C30B2" w:rsidRPr="00A35267">
        <w:t>intramuscular pressure</w:t>
      </w:r>
      <w:r w:rsidR="00E83DA3" w:rsidRPr="00A35267">
        <w:t xml:space="preserve"> (IMP)</w:t>
      </w:r>
      <w:r w:rsidR="000C30B2" w:rsidRPr="00A35267">
        <w:t xml:space="preserve"> in </w:t>
      </w:r>
      <w:r w:rsidR="006214D6" w:rsidRPr="00A35267">
        <w:t xml:space="preserve">the </w:t>
      </w:r>
      <w:r w:rsidR="000C30B2" w:rsidRPr="00A35267">
        <w:t xml:space="preserve">paraspinal muscles </w:t>
      </w:r>
      <w:r w:rsidR="00E83DA3" w:rsidRPr="00A35267">
        <w:t>could</w:t>
      </w:r>
      <w:r w:rsidR="000C30B2" w:rsidRPr="00A35267">
        <w:t xml:space="preserve"> have on spinal stability, and</w:t>
      </w:r>
      <w:ins w:id="14" w:author="Mark Driscoll" w:date="2018-09-11T16:39:00Z">
        <w:r w:rsidR="007D3AE8">
          <w:t>, indirectly,</w:t>
        </w:r>
      </w:ins>
      <w:r w:rsidR="000C30B2" w:rsidRPr="00A35267">
        <w:t xml:space="preserve"> </w:t>
      </w:r>
      <w:r w:rsidR="00A35267" w:rsidRPr="00A35267">
        <w:t>if IMP could</w:t>
      </w:r>
      <w:r w:rsidR="000C30B2" w:rsidRPr="00A35267">
        <w:t xml:space="preserve"> be </w:t>
      </w:r>
      <w:r w:rsidR="00E83DA3" w:rsidRPr="00A35267">
        <w:t>related</w:t>
      </w:r>
      <w:r w:rsidR="000C30B2" w:rsidRPr="00A35267">
        <w:t xml:space="preserve"> to </w:t>
      </w:r>
      <w:r w:rsidR="00E83DA3" w:rsidRPr="00A35267">
        <w:t>LBP</w:t>
      </w:r>
      <w:r w:rsidR="000C30B2" w:rsidRPr="00A35267">
        <w:t xml:space="preserve">. </w:t>
      </w:r>
      <w:r w:rsidR="006277AB" w:rsidRPr="00A35267">
        <w:t>For this</w:t>
      </w:r>
      <w:r w:rsidR="006277AB">
        <w:t xml:space="preserve"> preliminary study, </w:t>
      </w:r>
      <w:r w:rsidR="004067BB">
        <w:t>a</w:t>
      </w:r>
      <w:r w:rsidR="000C30B2">
        <w:t xml:space="preserve"> robotic spine model was designed with </w:t>
      </w:r>
      <w:r w:rsidR="000C30B2" w:rsidRPr="00D24B74">
        <w:t>analog</w:t>
      </w:r>
      <w:r w:rsidR="000C30B2">
        <w:t xml:space="preserve"> bones, pneumatic muscles, and thoracic and abdominal-pelvic cavities. </w:t>
      </w:r>
      <w:r w:rsidR="00D24B74">
        <w:t>Twelve</w:t>
      </w:r>
      <w:r w:rsidR="0000162D">
        <w:t xml:space="preserve"> pneumatic muscles were attached to the spine, representing the multifidus, </w:t>
      </w:r>
      <w:r w:rsidR="00C66BAD">
        <w:t xml:space="preserve">the </w:t>
      </w:r>
      <w:r w:rsidR="0000162D">
        <w:t xml:space="preserve">erector spinae, </w:t>
      </w:r>
      <w:r w:rsidR="00C66BAD">
        <w:t xml:space="preserve">the </w:t>
      </w:r>
      <w:r w:rsidR="0000162D">
        <w:t xml:space="preserve">psoas major, and </w:t>
      </w:r>
      <w:r w:rsidR="00C66BAD">
        <w:t xml:space="preserve">the </w:t>
      </w:r>
      <w:r w:rsidR="0000162D">
        <w:t xml:space="preserve">rectus abdominis. </w:t>
      </w:r>
      <w:r w:rsidR="004067BB">
        <w:t>Then, a</w:t>
      </w:r>
      <w:r w:rsidR="000C30B2">
        <w:t xml:space="preserve"> load was applied vertically on the spine.</w:t>
      </w:r>
      <w:r w:rsidR="00A006FD">
        <w:t xml:space="preserve"> The IAP was varied and the spinal stability was evaluated.</w:t>
      </w:r>
      <w:r w:rsidR="000C30B2" w:rsidRPr="00892B3F">
        <w:t xml:space="preserve"> </w:t>
      </w:r>
      <w:r w:rsidR="00C66BAD">
        <w:t>Next</w:t>
      </w:r>
      <w:r w:rsidR="009077DC" w:rsidRPr="00892B3F">
        <w:t>, by varying the pressure in the muscles</w:t>
      </w:r>
      <w:r w:rsidR="00283EE4" w:rsidRPr="00892B3F">
        <w:t xml:space="preserve"> required</w:t>
      </w:r>
      <w:r w:rsidR="009077DC" w:rsidRPr="00892B3F">
        <w:t xml:space="preserve"> to maintain spinal stability, the required variation in IMP was analyzed. </w:t>
      </w:r>
      <w:r w:rsidR="00E83DA3" w:rsidRPr="00892B3F">
        <w:t>It was determined</w:t>
      </w:r>
      <w:r w:rsidR="00E83DA3">
        <w:t xml:space="preserve"> that there is a correlation between IAP and spinal stability. Moreover, the</w:t>
      </w:r>
      <w:del w:id="15" w:author="Mark Driscoll" w:date="2018-09-11T16:46:00Z">
        <w:r w:rsidR="00E83DA3" w:rsidDel="007D3AE8">
          <w:delText xml:space="preserve"> required</w:delText>
        </w:r>
      </w:del>
      <w:r w:rsidR="00E83DA3">
        <w:t xml:space="preserve"> increase in IMP</w:t>
      </w:r>
      <w:ins w:id="16" w:author="Mark Driscoll" w:date="2018-09-11T16:46:00Z">
        <w:r w:rsidR="007D3AE8">
          <w:t xml:space="preserve">, subsequent to lower IAP, </w:t>
        </w:r>
      </w:ins>
      <w:del w:id="17" w:author="Mark Driscoll" w:date="2018-09-11T16:46:00Z">
        <w:r w:rsidR="00E83DA3" w:rsidDel="007D3AE8">
          <w:delText xml:space="preserve"> </w:delText>
        </w:r>
      </w:del>
      <w:r w:rsidR="00E83DA3">
        <w:t>could be a potential cause for LBP.</w:t>
      </w:r>
    </w:p>
    <w:p w14:paraId="0CB092A1" w14:textId="598E963A" w:rsidR="00377CAD" w:rsidRPr="00181509" w:rsidRDefault="00377CAD">
      <w:pPr>
        <w:rPr>
          <w:i/>
        </w:rPr>
      </w:pPr>
      <w:r w:rsidRPr="00181509">
        <w:rPr>
          <w:i/>
        </w:rPr>
        <w:lastRenderedPageBreak/>
        <w:t>Keywords: lower back pain, spinal stability, intra-abdominal pressure, intramuscular pressure</w:t>
      </w:r>
    </w:p>
    <w:p w14:paraId="1AE6A59F" w14:textId="20C451C7" w:rsidR="0027470F" w:rsidRPr="00696E5D" w:rsidRDefault="0027470F" w:rsidP="0027470F">
      <w:pPr>
        <w:rPr>
          <w:b/>
        </w:rPr>
      </w:pPr>
      <w:r w:rsidRPr="00696E5D">
        <w:rPr>
          <w:b/>
        </w:rPr>
        <w:t>Intro</w:t>
      </w:r>
      <w:r w:rsidR="00581883">
        <w:rPr>
          <w:b/>
        </w:rPr>
        <w:t>duction</w:t>
      </w:r>
      <w:r w:rsidRPr="00696E5D">
        <w:rPr>
          <w:b/>
        </w:rPr>
        <w:t xml:space="preserve">: </w:t>
      </w:r>
    </w:p>
    <w:p w14:paraId="6D14A4AD" w14:textId="0C4307CE" w:rsidR="00DD020D" w:rsidRDefault="00DC313D">
      <w:r>
        <w:t>Lower back pain (LBP)</w:t>
      </w:r>
      <w:r w:rsidR="005304DA">
        <w:t xml:space="preserve"> is </w:t>
      </w:r>
      <w:r w:rsidR="009A09BE">
        <w:t xml:space="preserve">one of </w:t>
      </w:r>
      <w:r w:rsidR="005304DA">
        <w:t>the</w:t>
      </w:r>
      <w:r>
        <w:t xml:space="preserve"> leading cause</w:t>
      </w:r>
      <w:r w:rsidR="00077A5B">
        <w:t>s</w:t>
      </w:r>
      <w:r>
        <w:t xml:space="preserve"> of inability to work and </w:t>
      </w:r>
      <w:r w:rsidR="00F66268">
        <w:t>consultation of</w:t>
      </w:r>
      <w:r w:rsidR="005304DA">
        <w:t xml:space="preserve"> healthcare professionals</w:t>
      </w:r>
      <w:r w:rsidR="00B777F3">
        <w:t xml:space="preserve"> </w:t>
      </w:r>
      <w:r w:rsidR="00B777F3">
        <w:fldChar w:fldCharType="begin">
          <w:fldData xml:space="preserve">PEVuZE5vdGU+PENpdGU+PEF1dGhvcj5FaHJsaWNoPC9BdXRob3I+PFllYXI+MjAwMzwvWWVhcj48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</w:fldData>
        </w:fldChar>
      </w:r>
      <w:r w:rsidR="001830D6">
        <w:instrText xml:space="preserve"> ADDIN EN.CITE </w:instrText>
      </w:r>
      <w:r w:rsidR="001830D6">
        <w:fldChar w:fldCharType="begin">
          <w:fldData xml:space="preserve">PEVuZE5vdGU+PENpdGU+PEF1dGhvcj5FaHJsaWNoPC9BdXRob3I+PFllYXI+MjAwMzwvWWVhcj48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</w:fldData>
        </w:fldChar>
      </w:r>
      <w:r w:rsidR="001830D6">
        <w:instrText xml:space="preserve"> ADDIN EN.CITE.DATA </w:instrText>
      </w:r>
      <w:r w:rsidR="001830D6">
        <w:fldChar w:fldCharType="end"/>
      </w:r>
      <w:r w:rsidR="00B777F3">
        <w:fldChar w:fldCharType="separate"/>
      </w:r>
      <w:r w:rsidR="001830D6">
        <w:rPr>
          <w:noProof/>
        </w:rPr>
        <w:t>[1, 2]</w:t>
      </w:r>
      <w:r w:rsidR="00B777F3">
        <w:fldChar w:fldCharType="end"/>
      </w:r>
      <w:r w:rsidR="005304DA">
        <w:t>, placing</w:t>
      </w:r>
      <w:r>
        <w:t xml:space="preserve"> massive economic burden</w:t>
      </w:r>
      <w:r w:rsidR="00C273AE">
        <w:t>s</w:t>
      </w:r>
      <w:r>
        <w:t xml:space="preserve"> on health and welfare systems</w:t>
      </w:r>
      <w:r w:rsidR="00617F9C">
        <w:t xml:space="preserve"> </w:t>
      </w:r>
      <w:r w:rsidR="00617F9C">
        <w:fldChar w:fldCharType="begin">
          <w:fldData xml:space="preserve">PEVuZE5vdGU+PENpdGU+PEF1dGhvcj5EdW5uPC9BdXRob3I+PFllYXI+MjAwNDwvWWVhcj48UmVj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=
</w:fldData>
        </w:fldChar>
      </w:r>
      <w:r w:rsidR="00665100">
        <w:instrText xml:space="preserve"> ADDIN EN.CITE </w:instrText>
      </w:r>
      <w:r w:rsidR="00665100">
        <w:fldChar w:fldCharType="begin">
          <w:fldData xml:space="preserve">PEVuZE5vdGU+PENpdGU+PEF1dGhvcj5EdW5uPC9BdXRob3I+PFllYXI+MjAwNDwvWWVhcj48UmVj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=
</w:fldData>
        </w:fldChar>
      </w:r>
      <w:r w:rsidR="00665100">
        <w:instrText xml:space="preserve"> ADDIN EN.CITE.DATA </w:instrText>
      </w:r>
      <w:r w:rsidR="00665100">
        <w:fldChar w:fldCharType="end"/>
      </w:r>
      <w:r w:rsidR="00617F9C">
        <w:fldChar w:fldCharType="separate"/>
      </w:r>
      <w:r w:rsidR="00665100">
        <w:rPr>
          <w:noProof/>
        </w:rPr>
        <w:t>[2-5]</w:t>
      </w:r>
      <w:r w:rsidR="00617F9C">
        <w:fldChar w:fldCharType="end"/>
      </w:r>
      <w:r>
        <w:t xml:space="preserve">. </w:t>
      </w:r>
      <w:r w:rsidR="00077A5B">
        <w:t>Numerous</w:t>
      </w:r>
      <w:r w:rsidR="00645866">
        <w:t xml:space="preserve"> studies have observed that</w:t>
      </w:r>
      <w:r w:rsidR="00226551">
        <w:t xml:space="preserve"> </w:t>
      </w:r>
      <w:r w:rsidR="007651DC">
        <w:t>70</w:t>
      </w:r>
      <w:r w:rsidR="0041146C">
        <w:t>-</w:t>
      </w:r>
      <w:r w:rsidR="009277A9">
        <w:t>85</w:t>
      </w:r>
      <w:r w:rsidR="00226551">
        <w:t>% of individuals</w:t>
      </w:r>
      <w:r>
        <w:t xml:space="preserve"> will be affect</w:t>
      </w:r>
      <w:r w:rsidR="00D06380">
        <w:t>ed</w:t>
      </w:r>
      <w:r>
        <w:t xml:space="preserve"> by LBP and spinal disorders at least once in their lifetime</w:t>
      </w:r>
      <w:r w:rsidR="00B94AB7">
        <w:t xml:space="preserve"> </w:t>
      </w:r>
      <w:r w:rsidR="00645866">
        <w:fldChar w:fldCharType="begin">
          <w:fldData xml:space="preserve">PEVuZE5vdGU+PENpdGU+PEF1dGhvcj5BbmRlcnNzb248L0F1dGhvcj48WWVhcj4xOTk4PC9ZZWFy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==
</w:fldData>
        </w:fldChar>
      </w:r>
      <w:r w:rsidR="001830D6">
        <w:instrText xml:space="preserve"> ADDIN EN.CITE </w:instrText>
      </w:r>
      <w:r w:rsidR="001830D6">
        <w:fldChar w:fldCharType="begin">
          <w:fldData xml:space="preserve">PEVuZE5vdGU+PENpdGU+PEF1dGhvcj5BbmRlcnNzb248L0F1dGhvcj48WWVhcj4xOTk4PC9ZZWFy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==
</w:fldData>
        </w:fldChar>
      </w:r>
      <w:r w:rsidR="001830D6">
        <w:instrText xml:space="preserve"> ADDIN EN.CITE.DATA </w:instrText>
      </w:r>
      <w:r w:rsidR="001830D6">
        <w:fldChar w:fldCharType="end"/>
      </w:r>
      <w:r w:rsidR="00645866">
        <w:fldChar w:fldCharType="separate"/>
      </w:r>
      <w:r w:rsidR="001830D6">
        <w:rPr>
          <w:noProof/>
        </w:rPr>
        <w:t>[5-8]</w:t>
      </w:r>
      <w:r w:rsidR="00645866">
        <w:fldChar w:fldCharType="end"/>
      </w:r>
      <w:r>
        <w:t xml:space="preserve">. </w:t>
      </w:r>
      <w:r w:rsidR="00D7691C" w:rsidRPr="006277AB">
        <w:t xml:space="preserve">However, </w:t>
      </w:r>
      <w:r w:rsidR="000C0EC8" w:rsidRPr="006277AB">
        <w:t xml:space="preserve">the </w:t>
      </w:r>
      <w:r w:rsidR="00AF3ED1" w:rsidRPr="006277AB">
        <w:t>etiology</w:t>
      </w:r>
      <w:r w:rsidR="000C0EC8" w:rsidRPr="006277AB">
        <w:t xml:space="preserve"> of many episodes of back pain is not always apparent</w:t>
      </w:r>
      <w:r w:rsidR="001476AE" w:rsidRPr="006277AB">
        <w:t xml:space="preserve"> </w:t>
      </w:r>
      <w:r w:rsidR="001476AE" w:rsidRPr="006277AB">
        <w:fldChar w:fldCharType="begin">
          <w:fldData xml:space="preserve">PEVuZE5vdGU+PENpdGU+PEF1dGhvcj5EaWFtb25kPC9BdXRob3I+PFllYXI+MjAwNjwvWWVhcj48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</w:fldData>
        </w:fldChar>
      </w:r>
      <w:r w:rsidR="001830D6">
        <w:instrText xml:space="preserve"> ADDIN EN.CITE </w:instrText>
      </w:r>
      <w:r w:rsidR="001830D6">
        <w:fldChar w:fldCharType="begin">
          <w:fldData xml:space="preserve">PEVuZE5vdGU+PENpdGU+PEF1dGhvcj5EaWFtb25kPC9BdXRob3I+PFllYXI+MjAwNjwvWWVhcj48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</w:fldData>
        </w:fldChar>
      </w:r>
      <w:r w:rsidR="001830D6">
        <w:instrText xml:space="preserve"> ADDIN EN.CITE.DATA </w:instrText>
      </w:r>
      <w:r w:rsidR="001830D6">
        <w:fldChar w:fldCharType="end"/>
      </w:r>
      <w:r w:rsidR="001476AE" w:rsidRPr="006277AB">
        <w:fldChar w:fldCharType="separate"/>
      </w:r>
      <w:r w:rsidR="001830D6">
        <w:rPr>
          <w:noProof/>
        </w:rPr>
        <w:t>[1, 3, 4, 6, 9-13]</w:t>
      </w:r>
      <w:r w:rsidR="001476AE" w:rsidRPr="006277AB">
        <w:fldChar w:fldCharType="end"/>
      </w:r>
      <w:r w:rsidR="000C0EC8" w:rsidRPr="006277AB">
        <w:t>.</w:t>
      </w:r>
      <w:r w:rsidR="00CF2D65">
        <w:t xml:space="preserve"> </w:t>
      </w:r>
      <w:r w:rsidR="00D06380">
        <w:t xml:space="preserve">Due to the significant impact that spinal disorders and dysfunctions place on </w:t>
      </w:r>
      <w:r w:rsidR="007A4DCB">
        <w:t xml:space="preserve">individuals and on </w:t>
      </w:r>
      <w:r w:rsidR="00D06380">
        <w:t>society, it is crucial to find solutions to improve</w:t>
      </w:r>
      <w:ins w:id="18" w:author="Mark Driscoll" w:date="2018-09-11T16:48:00Z">
        <w:r w:rsidR="000C1B3F">
          <w:t xml:space="preserve"> our understanding</w:t>
        </w:r>
      </w:ins>
      <w:r w:rsidR="00D06380">
        <w:t xml:space="preserve"> </w:t>
      </w:r>
      <w:ins w:id="19" w:author="Mark Driscoll" w:date="2018-09-11T16:48:00Z">
        <w:r w:rsidR="000C1B3F">
          <w:t xml:space="preserve">of the underlying biomechanical principles and correspondingly improve or develop novel </w:t>
        </w:r>
      </w:ins>
      <w:r w:rsidR="00D06380">
        <w:t>treatment</w:t>
      </w:r>
      <w:ins w:id="20" w:author="Mark Driscoll" w:date="2018-09-11T16:49:00Z">
        <w:r w:rsidR="000C1B3F">
          <w:t xml:space="preserve">s – hopefully helping </w:t>
        </w:r>
      </w:ins>
      <w:del w:id="21" w:author="Mark Driscoll" w:date="2018-09-11T16:49:00Z">
        <w:r w:rsidR="00D06380" w:rsidDel="000C1B3F">
          <w:delText xml:space="preserve"> and </w:delText>
        </w:r>
      </w:del>
      <w:r w:rsidR="00D06380">
        <w:t>reduce th</w:t>
      </w:r>
      <w:r w:rsidR="00D06380" w:rsidRPr="006277AB">
        <w:t>e need for work absences and medical consultations.</w:t>
      </w:r>
    </w:p>
    <w:p w14:paraId="3C19FFB8" w14:textId="04D5FE32" w:rsidR="0027470F" w:rsidRDefault="000C0EC8">
      <w:r>
        <w:t xml:space="preserve">There are </w:t>
      </w:r>
      <w:r w:rsidR="001B0CAF">
        <w:t>numerous</w:t>
      </w:r>
      <w:r>
        <w:t xml:space="preserve"> possible causes of back pain, including heavy or improper lifting</w:t>
      </w:r>
      <w:r w:rsidR="00C44FA0">
        <w:t xml:space="preserve"> </w:t>
      </w:r>
      <w:r w:rsidR="00C44FA0">
        <w:fldChar w:fldCharType="begin">
          <w:fldData xml:space="preserve">PEVuZE5vdGU+PENpdGU+PEF1dGhvcj5WSURFTUFOPC9BdXRob3I+PFllYXI+MTk5MDwvWWVhcj48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</w:fldData>
        </w:fldChar>
      </w:r>
      <w:r w:rsidR="001830D6">
        <w:instrText xml:space="preserve"> ADDIN EN.CITE </w:instrText>
      </w:r>
      <w:r w:rsidR="001830D6">
        <w:fldChar w:fldCharType="begin">
          <w:fldData xml:space="preserve">PEVuZE5vdGU+PENpdGU+PEF1dGhvcj5WSURFTUFOPC9BdXRob3I+PFllYXI+MTk5MDwvWWVhcj48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</w:fldData>
        </w:fldChar>
      </w:r>
      <w:r w:rsidR="001830D6">
        <w:instrText xml:space="preserve"> ADDIN EN.CITE.DATA </w:instrText>
      </w:r>
      <w:r w:rsidR="001830D6">
        <w:fldChar w:fldCharType="end"/>
      </w:r>
      <w:r w:rsidR="00C44FA0">
        <w:fldChar w:fldCharType="separate"/>
      </w:r>
      <w:r w:rsidR="001830D6">
        <w:rPr>
          <w:noProof/>
        </w:rPr>
        <w:t>[1, 2, 10, 14-16]</w:t>
      </w:r>
      <w:r w:rsidR="00C44FA0">
        <w:fldChar w:fldCharType="end"/>
      </w:r>
      <w:r>
        <w:t>, prolonged walking</w:t>
      </w:r>
      <w:r w:rsidR="000D756F">
        <w:t xml:space="preserve"> </w:t>
      </w:r>
      <w:r w:rsidR="000D756F">
        <w:fldChar w:fldCharType="begin"/>
      </w:r>
      <w:r w:rsidR="00AF3ED1">
        <w:instrText xml:space="preserve"> ADDIN EN.CITE &lt;EndNote&gt;&lt;Cite&gt;&lt;Author&gt;Svensson&lt;/Author&gt;&lt;Year&gt;1983&lt;/Year&gt;&lt;RecNum&gt;16&lt;/RecNum&gt;&lt;DisplayText&gt;[15]&lt;/DisplayText&gt;&lt;record&gt;&lt;rec-number&gt;16&lt;/rec-number&gt;&lt;foreign-keys&gt;&lt;key app="EN" db-id="2pds5rtwtvt0pmed90qvwdpas0pe2f2x09pf" timestamp="1531771562"&gt;16&lt;/key&gt;&lt;/foreign-keys&gt;&lt;ref-type name="Journal Article"&gt;17&lt;/ref-type&gt;&lt;contributors&gt;&lt;authors&gt;&lt;author&gt;Svensson, H. O.&lt;/author&gt;&lt;author&gt;Andersson, G. B.&lt;/author&gt;&lt;/authors&gt;&lt;/contributors&gt;&lt;titles&gt;&lt;title&gt;Low-back pain in 40- to 47-year-old men: work history and work environment factors&lt;/title&gt;&lt;secondary-title&gt;Spine (Phila Pa 1976)&lt;/secondary-title&gt;&lt;alt-title&gt;Spine&lt;/alt-title&gt;&lt;/titles&gt;&lt;alt-periodical&gt;&lt;full-title&gt;Spine&lt;/full-title&gt;&lt;/alt-periodical&gt;&lt;pages&gt;272-6&lt;/pages&gt;&lt;volume&gt;8&lt;/volume&gt;&lt;number&gt;3&lt;/number&gt;&lt;edition&gt;1983/04/01&lt;/edition&gt;&lt;keywords&gt;&lt;keyword&gt;Adult&lt;/keyword&gt;&lt;keyword&gt;Back Pain/*epidemiology&lt;/keyword&gt;&lt;keyword&gt;*Employment&lt;/keyword&gt;&lt;keyword&gt;Humans&lt;/keyword&gt;&lt;keyword&gt;Male&lt;/keyword&gt;&lt;keyword&gt;Middle Aged&lt;/keyword&gt;&lt;keyword&gt;Posture&lt;/keyword&gt;&lt;keyword&gt;Sampling Studies&lt;/keyword&gt;&lt;keyword&gt;Sex Factors&lt;/keyword&gt;&lt;keyword&gt;Sweden&lt;/keyword&gt;&lt;/keywords&gt;&lt;dates&gt;&lt;year&gt;1983&lt;/year&gt;&lt;pub-dates&gt;&lt;date&gt;Apr&lt;/date&gt;&lt;/pub-dates&gt;&lt;/dates&gt;&lt;isbn&gt;0362-2436 (Print)&amp;#xD;0362-2436&lt;/isbn&gt;&lt;accession-num&gt;6226117&lt;/accession-num&gt;&lt;urls&gt;&lt;/urls&gt;&lt;remote-database-provider&gt;NLM&lt;/remote-database-provider&gt;&lt;language&gt;eng&lt;/language&gt;&lt;/record&gt;&lt;/Cite&gt;&lt;/EndNote&gt;</w:instrText>
      </w:r>
      <w:r w:rsidR="000D756F">
        <w:fldChar w:fldCharType="separate"/>
      </w:r>
      <w:r w:rsidR="00AF3ED1">
        <w:rPr>
          <w:noProof/>
        </w:rPr>
        <w:t>[15]</w:t>
      </w:r>
      <w:r w:rsidR="000D756F">
        <w:fldChar w:fldCharType="end"/>
      </w:r>
      <w:r w:rsidR="00237F8C">
        <w:t>, sitting</w:t>
      </w:r>
      <w:r w:rsidR="00BA37CB">
        <w:t xml:space="preserve"> </w:t>
      </w:r>
      <w:r w:rsidR="00BA37CB">
        <w:fldChar w:fldCharType="begin">
          <w:fldData xml:space="preserve">PEVuZE5vdGU+PENpdGU+PEF1dGhvcj5Qb3BlPC9BdXRob3I+PFllYXI+MjAwMjwvWWVhcj48UmVj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</w:fldData>
        </w:fldChar>
      </w:r>
      <w:r w:rsidR="001830D6">
        <w:instrText xml:space="preserve"> ADDIN EN.CITE </w:instrText>
      </w:r>
      <w:r w:rsidR="001830D6">
        <w:fldChar w:fldCharType="begin">
          <w:fldData xml:space="preserve">PEVuZE5vdGU+PENpdGU+PEF1dGhvcj5Qb3BlPC9BdXRob3I+PFllYXI+MjAwMjwvWWVhcj48UmVj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</w:fldData>
        </w:fldChar>
      </w:r>
      <w:r w:rsidR="001830D6">
        <w:instrText xml:space="preserve"> ADDIN EN.CITE.DATA </w:instrText>
      </w:r>
      <w:r w:rsidR="001830D6">
        <w:fldChar w:fldCharType="end"/>
      </w:r>
      <w:r w:rsidR="00BA37CB">
        <w:fldChar w:fldCharType="separate"/>
      </w:r>
      <w:r w:rsidR="001830D6">
        <w:rPr>
          <w:noProof/>
        </w:rPr>
        <w:t>[1, 2, 7]</w:t>
      </w:r>
      <w:r w:rsidR="00BA37CB">
        <w:fldChar w:fldCharType="end"/>
      </w:r>
      <w:r w:rsidR="00237F8C">
        <w:t>,</w:t>
      </w:r>
      <w:r>
        <w:t xml:space="preserve"> or standing</w:t>
      </w:r>
      <w:r w:rsidR="000D756F">
        <w:t xml:space="preserve"> </w:t>
      </w:r>
      <w:r w:rsidR="000D756F">
        <w:fldChar w:fldCharType="begin">
          <w:fldData xml:space="preserve">PEVuZE5vdGU+PENpdGU+PEF1dGhvcj5TdmVuc3NvbjwvQXV0aG9yPjxZZWFyPjE5ODM8L1llYXI+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</w:fldData>
        </w:fldChar>
      </w:r>
      <w:r w:rsidR="00665100">
        <w:instrText xml:space="preserve"> ADDIN EN.CITE </w:instrText>
      </w:r>
      <w:r w:rsidR="00665100">
        <w:fldChar w:fldCharType="begin">
          <w:fldData xml:space="preserve">PEVuZE5vdGU+PENpdGU+PEF1dGhvcj5TdmVuc3NvbjwvQXV0aG9yPjxZZWFyPjE5ODM8L1llYXI+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</w:fldData>
        </w:fldChar>
      </w:r>
      <w:r w:rsidR="00665100">
        <w:instrText xml:space="preserve"> ADDIN EN.CITE.DATA </w:instrText>
      </w:r>
      <w:r w:rsidR="00665100">
        <w:fldChar w:fldCharType="end"/>
      </w:r>
      <w:r w:rsidR="000D756F">
        <w:fldChar w:fldCharType="separate"/>
      </w:r>
      <w:r w:rsidR="00665100">
        <w:rPr>
          <w:noProof/>
        </w:rPr>
        <w:t>[7, 15]</w:t>
      </w:r>
      <w:r w:rsidR="000D756F">
        <w:fldChar w:fldCharType="end"/>
      </w:r>
      <w:r>
        <w:t xml:space="preserve">, </w:t>
      </w:r>
      <w:r w:rsidR="00696067" w:rsidRPr="00D24B74">
        <w:t xml:space="preserve">high body mass index </w:t>
      </w:r>
      <w:r w:rsidR="00696067">
        <w:fldChar w:fldCharType="begin">
          <w:fldData xml:space="preserve">PEVuZE5vdGU+PENpdGU+PEF1dGhvcj5TdW5pPC9BdXRob3I+PFllYXI+MTk5ODwvWWVhcj48UmVj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</w:fldData>
        </w:fldChar>
      </w:r>
      <w:r w:rsidR="006C785C">
        <w:instrText xml:space="preserve"> ADDIN EN.CITE </w:instrText>
      </w:r>
      <w:r w:rsidR="006C785C">
        <w:fldChar w:fldCharType="begin">
          <w:fldData xml:space="preserve">PEVuZE5vdGU+PENpdGU+PEF1dGhvcj5TdW5pPC9BdXRob3I+PFllYXI+MTk5ODwvWWVhcj48UmVj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</w:fldData>
        </w:fldChar>
      </w:r>
      <w:r w:rsidR="006C785C">
        <w:instrText xml:space="preserve"> ADDIN EN.CITE.DATA </w:instrText>
      </w:r>
      <w:r w:rsidR="006C785C">
        <w:fldChar w:fldCharType="end"/>
      </w:r>
      <w:r w:rsidR="00696067">
        <w:fldChar w:fldCharType="separate"/>
      </w:r>
      <w:r w:rsidR="006C785C">
        <w:rPr>
          <w:noProof/>
        </w:rPr>
        <w:t>[1, 17-20]</w:t>
      </w:r>
      <w:r w:rsidR="00696067">
        <w:fldChar w:fldCharType="end"/>
      </w:r>
      <w:r>
        <w:t xml:space="preserve">, </w:t>
      </w:r>
      <w:r w:rsidR="00B66D0B">
        <w:t>smoking</w:t>
      </w:r>
      <w:r w:rsidR="001B0CAF">
        <w:t xml:space="preserve"> or chronic coughing</w:t>
      </w:r>
      <w:r w:rsidR="000D756F">
        <w:t xml:space="preserve"> </w:t>
      </w:r>
      <w:r w:rsidR="000D756F">
        <w:fldChar w:fldCharType="begin">
          <w:fldData xml:space="preserve">PEVuZE5vdGU+PENpdGU+PEF1dGhvcj5Gcnltb3llcjwvQXV0aG9yPjxZZWFyPjE5ODM8L1llYXI+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</w:fldData>
        </w:fldChar>
      </w:r>
      <w:r w:rsidR="00665100">
        <w:instrText xml:space="preserve"> ADDIN EN.CITE </w:instrText>
      </w:r>
      <w:r w:rsidR="00665100">
        <w:fldChar w:fldCharType="begin">
          <w:fldData xml:space="preserve">PEVuZE5vdGU+PENpdGU+PEF1dGhvcj5Gcnltb3llcjwvQXV0aG9yPjxZZWFyPjE5ODM8L1llYXI+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</w:fldData>
        </w:fldChar>
      </w:r>
      <w:r w:rsidR="00665100">
        <w:instrText xml:space="preserve"> ADDIN EN.CITE.DATA </w:instrText>
      </w:r>
      <w:r w:rsidR="00665100">
        <w:fldChar w:fldCharType="end"/>
      </w:r>
      <w:r w:rsidR="000D756F">
        <w:fldChar w:fldCharType="separate"/>
      </w:r>
      <w:r w:rsidR="00665100">
        <w:rPr>
          <w:noProof/>
        </w:rPr>
        <w:t>[10, 16, 19]</w:t>
      </w:r>
      <w:r w:rsidR="000D756F">
        <w:fldChar w:fldCharType="end"/>
      </w:r>
      <w:r>
        <w:t>,</w:t>
      </w:r>
      <w:r w:rsidR="00D24B74">
        <w:t xml:space="preserve"> or</w:t>
      </w:r>
      <w:r>
        <w:t xml:space="preserve"> </w:t>
      </w:r>
      <w:r w:rsidRPr="00D24B74">
        <w:t>lower levels of activity</w:t>
      </w:r>
      <w:r w:rsidR="00696067" w:rsidRPr="00D24B74">
        <w:t xml:space="preserve"> </w:t>
      </w:r>
      <w:r w:rsidR="00C44FA0" w:rsidRPr="00D24B74">
        <w:fldChar w:fldCharType="begin">
          <w:fldData xml:space="preserve">PEVuZE5vdGU+PENpdGU+PEF1dGhvcj5WSURFTUFOPC9BdXRob3I+PFllYXI+MTk5MDwvWWVhcj48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</w:fldData>
        </w:fldChar>
      </w:r>
      <w:r w:rsidR="00D24B74" w:rsidRPr="00D24B74">
        <w:instrText xml:space="preserve"> ADDIN EN.CITE </w:instrText>
      </w:r>
      <w:r w:rsidR="00D24B74" w:rsidRPr="00D24B74">
        <w:fldChar w:fldCharType="begin">
          <w:fldData xml:space="preserve">PEVuZE5vdGU+PENpdGU+PEF1dGhvcj5WSURFTUFOPC9BdXRob3I+PFllYXI+MTk5MDwvWWVhcj48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</w:fldData>
        </w:fldChar>
      </w:r>
      <w:r w:rsidR="00D24B74" w:rsidRPr="00D24B74">
        <w:instrText xml:space="preserve"> ADDIN EN.CITE.DATA </w:instrText>
      </w:r>
      <w:r w:rsidR="00D24B74" w:rsidRPr="00D24B74">
        <w:fldChar w:fldCharType="end"/>
      </w:r>
      <w:r w:rsidR="00C44FA0" w:rsidRPr="00D24B74">
        <w:fldChar w:fldCharType="separate"/>
      </w:r>
      <w:r w:rsidR="00D24B74" w:rsidRPr="00D24B74">
        <w:rPr>
          <w:noProof/>
        </w:rPr>
        <w:t>[2, 14, 17, 21]</w:t>
      </w:r>
      <w:r w:rsidR="00C44FA0" w:rsidRPr="00D24B74">
        <w:fldChar w:fldCharType="end"/>
      </w:r>
      <w:r>
        <w:t xml:space="preserve">, among others. </w:t>
      </w:r>
      <w:r w:rsidR="00DD020D">
        <w:t>Weakened</w:t>
      </w:r>
      <w:r w:rsidR="00735976">
        <w:t xml:space="preserve"> </w:t>
      </w:r>
      <w:r w:rsidR="00C30B77">
        <w:t xml:space="preserve">trunk muscles </w:t>
      </w:r>
      <w:r w:rsidR="00735976">
        <w:t>and imbalanced</w:t>
      </w:r>
      <w:r w:rsidR="00DD020D">
        <w:t xml:space="preserve"> muscle</w:t>
      </w:r>
      <w:r w:rsidR="00C30B77">
        <w:t xml:space="preserve"> strength</w:t>
      </w:r>
      <w:r w:rsidR="00DD020D">
        <w:t xml:space="preserve"> are also</w:t>
      </w:r>
      <w:r w:rsidR="00B66D0B">
        <w:t xml:space="preserve"> </w:t>
      </w:r>
      <w:r w:rsidR="00DD020D">
        <w:t>correlated with back pain</w:t>
      </w:r>
      <w:r w:rsidR="0023057C">
        <w:t xml:space="preserve"> </w:t>
      </w:r>
      <w:r w:rsidR="0023057C">
        <w:fldChar w:fldCharType="begin">
          <w:fldData xml:space="preserve">PEVuZE5vdGU+PENpdGU+PEF1dGhvcj5MZWU8L0F1dGhvcj48WWVhcj4xOTk5PC9ZZWFyPjxSZWNO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</w:fldData>
        </w:fldChar>
      </w:r>
      <w:r w:rsidR="008755B9">
        <w:instrText xml:space="preserve"> ADDIN EN.CITE </w:instrText>
      </w:r>
      <w:r w:rsidR="008755B9">
        <w:fldChar w:fldCharType="begin">
          <w:fldData xml:space="preserve">PEVuZE5vdGU+PENpdGU+PEF1dGhvcj5MZWU8L0F1dGhvcj48WWVhcj4xOTk5PC9ZZWFyPjxSZWNO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</w:fldData>
        </w:fldChar>
      </w:r>
      <w:r w:rsidR="008755B9">
        <w:instrText xml:space="preserve"> ADDIN EN.CITE.DATA </w:instrText>
      </w:r>
      <w:r w:rsidR="008755B9">
        <w:fldChar w:fldCharType="end"/>
      </w:r>
      <w:r w:rsidR="0023057C">
        <w:fldChar w:fldCharType="separate"/>
      </w:r>
      <w:r w:rsidR="008755B9">
        <w:rPr>
          <w:noProof/>
        </w:rPr>
        <w:t>[22-25]</w:t>
      </w:r>
      <w:r w:rsidR="0023057C">
        <w:fldChar w:fldCharType="end"/>
      </w:r>
      <w:r w:rsidR="00735976">
        <w:t>.</w:t>
      </w:r>
      <w:r w:rsidR="00C30B77">
        <w:t xml:space="preserve"> </w:t>
      </w:r>
      <w:r w:rsidR="004D1A91">
        <w:t>Furthermore, muscle fatigue is a</w:t>
      </w:r>
      <w:r w:rsidR="00FD3A30">
        <w:t xml:space="preserve"> </w:t>
      </w:r>
      <w:r w:rsidR="004D1A91">
        <w:t>potential cause of LBP since long lasting contraction</w:t>
      </w:r>
      <w:r w:rsidR="00685788">
        <w:t>s</w:t>
      </w:r>
      <w:r w:rsidR="004D1A91">
        <w:t xml:space="preserve"> and high intramuscular pressure</w:t>
      </w:r>
      <w:r w:rsidR="006D446C">
        <w:t xml:space="preserve"> (IMP)</w:t>
      </w:r>
      <w:r w:rsidR="004D1A91">
        <w:t xml:space="preserve"> cause restriction of blood flow to the muscles, contributing to </w:t>
      </w:r>
      <w:r w:rsidR="00D51762">
        <w:t xml:space="preserve">pain, </w:t>
      </w:r>
      <w:r w:rsidR="004D1A91">
        <w:t>risk of ischemia</w:t>
      </w:r>
      <w:r w:rsidR="00B960EB">
        <w:t xml:space="preserve">, </w:t>
      </w:r>
      <w:r w:rsidR="00D51762">
        <w:t xml:space="preserve">and </w:t>
      </w:r>
      <w:r w:rsidR="004D1A91">
        <w:t>degenerative change</w:t>
      </w:r>
      <w:r w:rsidR="0066731C">
        <w:t xml:space="preserve"> </w:t>
      </w:r>
      <w:r w:rsidR="0066731C">
        <w:fldChar w:fldCharType="begin">
          <w:fldData xml:space="preserve">PEVuZE5vdGU+PENpdGU+PEF1dGhvcj5Zb3NoaXRha2U8L0F1dGhvcj48WWVhcj4yMDAxPC9ZZWFy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</w:fldData>
        </w:fldChar>
      </w:r>
      <w:r w:rsidR="00665100">
        <w:instrText xml:space="preserve"> ADDIN EN.CITE </w:instrText>
      </w:r>
      <w:r w:rsidR="00665100">
        <w:fldChar w:fldCharType="begin">
          <w:fldData xml:space="preserve">PEVuZE5vdGU+PENpdGU+PEF1dGhvcj5Zb3NoaXRha2U8L0F1dGhvcj48WWVhcj4yMDAxPC9ZZWFy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</w:fldData>
        </w:fldChar>
      </w:r>
      <w:r w:rsidR="00665100">
        <w:instrText xml:space="preserve"> ADDIN EN.CITE.DATA </w:instrText>
      </w:r>
      <w:r w:rsidR="00665100">
        <w:fldChar w:fldCharType="end"/>
      </w:r>
      <w:r w:rsidR="0066731C">
        <w:fldChar w:fldCharType="separate"/>
      </w:r>
      <w:r w:rsidR="00665100">
        <w:rPr>
          <w:noProof/>
        </w:rPr>
        <w:t>[13, 25-29]</w:t>
      </w:r>
      <w:r w:rsidR="0066731C">
        <w:fldChar w:fldCharType="end"/>
      </w:r>
      <w:r w:rsidR="004D1A91">
        <w:t>.</w:t>
      </w:r>
      <w:r w:rsidR="005304DA">
        <w:t xml:space="preserve"> </w:t>
      </w:r>
      <w:r w:rsidR="00C36F4C">
        <w:t xml:space="preserve">Long lasting contractions can also lead to </w:t>
      </w:r>
      <w:r w:rsidR="00717FD6">
        <w:t xml:space="preserve">increased </w:t>
      </w:r>
      <w:r w:rsidR="00F63C84">
        <w:t xml:space="preserve">spinal </w:t>
      </w:r>
      <w:r w:rsidR="00C36F4C">
        <w:t>stiffness</w:t>
      </w:r>
      <w:r w:rsidR="00DB532A">
        <w:t xml:space="preserve">, which could </w:t>
      </w:r>
      <w:r w:rsidR="00A2025B">
        <w:t xml:space="preserve">cause higher spinal displacement in certain activities, such as balancing tasks, leading to an </w:t>
      </w:r>
      <w:r w:rsidR="00A2025B" w:rsidRPr="00F83B95">
        <w:t>elevated risk of injury</w:t>
      </w:r>
      <w:r w:rsidR="00665CC0" w:rsidRPr="00F83B95">
        <w:t xml:space="preserve"> </w:t>
      </w:r>
      <w:r w:rsidR="00665CC0" w:rsidRPr="00F83B95">
        <w:fldChar w:fldCharType="begin"/>
      </w:r>
      <w:r w:rsidR="008755B9">
        <w:instrText xml:space="preserve"> ADDIN EN.CITE &lt;EndNote&gt;&lt;Cite&gt;&lt;Author&gt;Reeves&lt;/Author&gt;&lt;Year&gt;2007&lt;/Year&gt;&lt;RecNum&gt;22&lt;/RecNum&gt;&lt;DisplayText&gt;[25]&lt;/DisplayText&gt;&lt;record&gt;&lt;rec-number&gt;22&lt;/rec-number&gt;&lt;foreign-keys&gt;&lt;key app="EN" db-id="2pds5rtwtvt0pmed90qvwdpas0pe2f2x09pf" timestamp="1531842168"&gt;22&lt;/key&gt;&lt;/foreign-keys&gt;&lt;ref-type name="Journal Article"&gt;17&lt;/ref-type&gt;&lt;contributors&gt;&lt;authors&gt;&lt;author&gt;Reeves, N. P.&lt;/author&gt;&lt;author&gt;Narendra, K. S.&lt;/author&gt;&lt;author&gt;Cholewicki, J.&lt;/author&gt;&lt;/authors&gt;&lt;/contributors&gt;&lt;auth-address&gt;Department of Orthopaedics and Rehabilitation, Biomechanics Research Laboratory, Yale University School of Medicine, P.O. Box 208071, New Haven, CT 06520-8071, USA.&lt;/auth-address&gt;&lt;titles&gt;&lt;title&gt;Spine stability: the six blind men and the elephant&lt;/title&gt;&lt;secondary-title&gt;Clin Biomech (Bristol, Avon)&lt;/secondary-title&gt;&lt;alt-title&gt;Clinical biomechanics (Bristol, Avon)&lt;/alt-title&gt;&lt;/titles&gt;&lt;periodical&gt;&lt;full-title&gt;Clin Biomech (Bristol, Avon)&lt;/full-title&gt;&lt;abbr-1&gt;Clinical biomechanics (Bristol, Avon)&lt;/abbr-1&gt;&lt;/periodical&gt;&lt;alt-periodical&gt;&lt;full-title&gt;Clin Biomech (Bristol, Avon)&lt;/full-title&gt;&lt;abbr-1&gt;Clinical biomechanics (Bristol, Avon)&lt;/abbr-1&gt;&lt;/alt-periodical&gt;&lt;pages&gt;266-74&lt;/pages&gt;&lt;volume&gt;22&lt;/volume&gt;&lt;number&gt;3&lt;/number&gt;&lt;edition&gt;2007/01/11&lt;/edition&gt;&lt;keywords&gt;&lt;keyword&gt;Biomechanical Phenomena&lt;/keyword&gt;&lt;keyword&gt;Humans&lt;/keyword&gt;&lt;keyword&gt;Low Back Pain/physiopathology&lt;/keyword&gt;&lt;keyword&gt;Muscle Contraction/physiology&lt;/keyword&gt;&lt;keyword&gt;Risk Factors&lt;/keyword&gt;&lt;keyword&gt;Spine/*physiology/physiopathology&lt;/keyword&gt;&lt;/keywords&gt;&lt;dates&gt;&lt;year&gt;2007&lt;/year&gt;&lt;pub-dates&gt;&lt;date&gt;Mar&lt;/date&gt;&lt;/pub-dates&gt;&lt;/dates&gt;&lt;isbn&gt;0268-0033 (Print)&amp;#xD;0268-0033&lt;/isbn&gt;&lt;accession-num&gt;17210212&lt;/accession-num&gt;&lt;urls&gt;&lt;/urls&gt;&lt;custom2&gt;PMC1865578&lt;/custom2&gt;&lt;custom6&gt;NIHMS18420&lt;/custom6&gt;&lt;electronic-resource-num&gt;10.1016/j.clinbiomech.2006.11.011&lt;/electronic-resource-num&gt;&lt;remote-database-provider&gt;NLM&lt;/remote-database-provider&gt;&lt;language&gt;eng&lt;/language&gt;&lt;/record&gt;&lt;/Cite&gt;&lt;/EndNote&gt;</w:instrText>
      </w:r>
      <w:r w:rsidR="00665CC0" w:rsidRPr="00F83B95">
        <w:fldChar w:fldCharType="separate"/>
      </w:r>
      <w:r w:rsidR="008755B9">
        <w:rPr>
          <w:noProof/>
        </w:rPr>
        <w:t>[25]</w:t>
      </w:r>
      <w:r w:rsidR="00665CC0" w:rsidRPr="00F83B95">
        <w:fldChar w:fldCharType="end"/>
      </w:r>
      <w:r w:rsidR="00701D42" w:rsidRPr="00F83B95">
        <w:t>.</w:t>
      </w:r>
      <w:r w:rsidR="00403672" w:rsidRPr="00F83B95">
        <w:t xml:space="preserve"> </w:t>
      </w:r>
      <w:r w:rsidR="005304DA" w:rsidRPr="00F83B95">
        <w:t xml:space="preserve">Numerous studies have attempted to find the cause of </w:t>
      </w:r>
      <w:r w:rsidR="007A1079" w:rsidRPr="00F83B95">
        <w:t>LBP</w:t>
      </w:r>
      <w:r w:rsidR="005304DA" w:rsidRPr="00F83B95">
        <w:t>, but in order to understand LBP, there must be an understanding of spinal stability and the mechanics of the spine.</w:t>
      </w:r>
    </w:p>
    <w:p w14:paraId="18141059" w14:textId="3F24E992" w:rsidR="005304DA" w:rsidRPr="00652937" w:rsidRDefault="005304DA">
      <w:r>
        <w:t>There are several definitions of spinal stability</w:t>
      </w:r>
      <w:r w:rsidR="00EB60E9">
        <w:t xml:space="preserve"> and</w:t>
      </w:r>
      <w:r w:rsidR="00E97B9C">
        <w:t xml:space="preserve"> </w:t>
      </w:r>
      <w:r w:rsidR="004D2FFE">
        <w:t>interpretation</w:t>
      </w:r>
      <w:r w:rsidR="00834884">
        <w:t>s</w:t>
      </w:r>
      <w:r w:rsidR="00E97B9C">
        <w:t xml:space="preserve"> </w:t>
      </w:r>
      <w:r w:rsidR="00191FAF">
        <w:t>var</w:t>
      </w:r>
      <w:r w:rsidR="00834884">
        <w:t>y</w:t>
      </w:r>
      <w:r w:rsidR="00E97B9C">
        <w:t xml:space="preserve"> depending on the context</w:t>
      </w:r>
      <w:r w:rsidR="00B6538D">
        <w:t>.</w:t>
      </w:r>
      <w:r>
        <w:t xml:space="preserve"> </w:t>
      </w:r>
      <w:r w:rsidR="004D2FFE">
        <w:t xml:space="preserve">For the purpose of this study, spinal stability </w:t>
      </w:r>
      <w:r w:rsidR="00D678F1">
        <w:t xml:space="preserve">was defined </w:t>
      </w:r>
      <w:r w:rsidR="00E216EF" w:rsidRPr="00E216EF">
        <w:t>similar</w:t>
      </w:r>
      <w:r w:rsidR="00E216EF">
        <w:t>ly</w:t>
      </w:r>
      <w:r w:rsidR="00E216EF" w:rsidRPr="00E216EF">
        <w:t xml:space="preserve"> to</w:t>
      </w:r>
      <w:r w:rsidR="004D2FFE" w:rsidRPr="00E216EF">
        <w:t xml:space="preserve"> </w:t>
      </w:r>
      <w:r w:rsidR="00232D41" w:rsidRPr="00E216EF">
        <w:t>the definition</w:t>
      </w:r>
      <w:r w:rsidR="00232D41">
        <w:t xml:space="preserve"> from </w:t>
      </w:r>
      <w:r w:rsidR="00EE6786">
        <w:t>Reeves et al.</w:t>
      </w:r>
      <w:r w:rsidR="003E76F5">
        <w:t xml:space="preserve"> </w:t>
      </w:r>
      <w:r w:rsidR="00EE6786">
        <w:t xml:space="preserve">as the ability of the spine to </w:t>
      </w:r>
      <w:r w:rsidR="00BD66B0">
        <w:t xml:space="preserve">remain within a </w:t>
      </w:r>
      <w:r w:rsidR="003E76F5">
        <w:t xml:space="preserve">given </w:t>
      </w:r>
      <w:r w:rsidR="00BD66B0" w:rsidRPr="00652937">
        <w:t xml:space="preserve">range of motion </w:t>
      </w:r>
      <w:r w:rsidR="00AB6891" w:rsidRPr="00652937">
        <w:fldChar w:fldCharType="begin"/>
      </w:r>
      <w:r w:rsidR="008755B9" w:rsidRPr="003E00F1">
        <w:instrText xml:space="preserve"> ADDIN EN.CITE &lt;EndNote&gt;&lt;Cite&gt;&lt;Author&gt;Reeves&lt;/Author&gt;&lt;Year&gt;2007&lt;/Year&gt;&lt;RecNum&gt;22&lt;/RecNum&gt;&lt;DisplayText&gt;[25]&lt;/DisplayText&gt;&lt;record&gt;&lt;rec-number&gt;22&lt;/rec-number&gt;&lt;foreign-keys&gt;&lt;key app="EN" db-id="2pds5rtwtvt0pmed90qvwdpas0pe2f2x09pf" timestamp="1531842168"&gt;22&lt;/key&gt;&lt;/foreign-keys&gt;&lt;ref-type name="Journal Article"&gt;17&lt;/ref-type&gt;&lt;contributors&gt;&lt;authors&gt;&lt;author&gt;Reeves, N. P.&lt;/author&gt;&lt;author&gt;Narendra, K. S.&lt;/author&gt;&lt;author&gt;Cholewicki, J.&lt;/author&gt;&lt;/authors&gt;&lt;/contributors&gt;&lt;auth-address&gt;Department of Orthopaedics and Rehabilitation, Biomechanics Research Laboratory, Yale University School of Medicine, P.O. Box 208071, New Haven, CT 06520-8071, USA.&lt;/auth-address&gt;&lt;titles&gt;&lt;title&gt;Spine stability: the six blind men and the elephant&lt;/title&gt;&lt;secondary-title&gt;Clin Biomech (Bristol, Avon)&lt;/secondary-title&gt;&lt;alt-title&gt;Clinical biomechanics (Bristol, Avon)&lt;/alt-title&gt;&lt;/titles&gt;&lt;periodical&gt;&lt;full-title&gt;Clin Biomech (Bristol, Avon)&lt;/full-title&gt;&lt;abbr-1&gt;Clinical biomechanics (Bristol, Avon)&lt;/abbr-1&gt;&lt;/periodical&gt;&lt;alt-periodical&gt;&lt;full-title&gt;Clin Biomech (Bristol, Avon)&lt;/full-title&gt;&lt;abbr-1&gt;Clinical biomechanics (Bristol, Avon)&lt;/abbr-1&gt;&lt;/alt-periodical&gt;&lt;pages&gt;266-74&lt;/pages&gt;&lt;volume&gt;22&lt;/volume&gt;&lt;number&gt;3&lt;/number&gt;&lt;edition&gt;2007/01/11&lt;/edition&gt;&lt;keywords&gt;&lt;keyword&gt;Biomechanical Phenomena&lt;/keyword&gt;&lt;keyword&gt;Humans&lt;/keyword&gt;&lt;keyword&gt;Low Back Pain/physiopathology&lt;/keyword&gt;&lt;keyword&gt;Muscle Contraction/physiology&lt;/keyword&gt;&lt;keyword&gt;Risk Factors&lt;/keyword&gt;&lt;keyword&gt;Spine/*physiology/physiopathology&lt;/keyword&gt;&lt;/keywords&gt;&lt;dates&gt;&lt;year&gt;2007&lt;/year&gt;&lt;pub-dates&gt;&lt;date&gt;Mar&lt;/date&gt;&lt;/pub-dates&gt;&lt;/dates&gt;&lt;isbn&gt;0268-0033 (Print)&amp;#xD;0268-0033&lt;/isbn&gt;&lt;accession-num&gt;17210212&lt;/accession-num&gt;&lt;urls&gt;&lt;/urls&gt;&lt;custom2&gt;PMC1865578&lt;/custom2&gt;&lt;custom6&gt;NIHMS18420&lt;/custom6&gt;&lt;electronic-resource-num&gt;10.1016/j.clinbiomech.2006.11.011&lt;/electronic-resource-num&gt;&lt;remote-database-provider&gt;NLM&lt;/remote-database-provider&gt;&lt;language&gt;eng&lt;/language&gt;&lt;/record&gt;&lt;/Cite&gt;&lt;/EndNote&gt;</w:instrText>
      </w:r>
      <w:r w:rsidR="00AB6891" w:rsidRPr="00652937">
        <w:rPr>
          <w:rPrChange w:id="22" w:author="Brittany Stott" w:date="2018-09-27T21:42:00Z">
            <w:rPr/>
          </w:rPrChange>
        </w:rPr>
        <w:fldChar w:fldCharType="separate"/>
      </w:r>
      <w:r w:rsidR="008755B9" w:rsidRPr="00652937">
        <w:rPr>
          <w:noProof/>
        </w:rPr>
        <w:t>[25]</w:t>
      </w:r>
      <w:r w:rsidR="00AB6891" w:rsidRPr="00652937">
        <w:fldChar w:fldCharType="end"/>
      </w:r>
      <w:r w:rsidR="00EE6786" w:rsidRPr="00652937">
        <w:t xml:space="preserve">. </w:t>
      </w:r>
      <w:del w:id="23" w:author="Brittany Stott" w:date="2018-09-27T20:31:00Z">
        <w:r w:rsidR="0010541E" w:rsidRPr="00652937" w:rsidDel="002975DD">
          <w:delText xml:space="preserve">For this experiment, the range of stability used to determine normal sagittal balance was defined by the </w:delText>
        </w:r>
        <w:r w:rsidR="00865CCE" w:rsidRPr="00652937" w:rsidDel="002975DD">
          <w:delText xml:space="preserve">Scoliosis Research Society </w:delText>
        </w:r>
        <w:r w:rsidR="00D24B74" w:rsidRPr="00652937" w:rsidDel="002975DD">
          <w:delText xml:space="preserve">in which </w:delText>
        </w:r>
        <w:r w:rsidR="00865CCE" w:rsidRPr="003E00F1" w:rsidDel="002975DD">
          <w:delText>a plum</w:delText>
        </w:r>
        <w:r w:rsidR="00DC0B78" w:rsidRPr="003E00F1" w:rsidDel="002975DD">
          <w:delText>b</w:delText>
        </w:r>
        <w:r w:rsidR="00865CCE" w:rsidRPr="003E00F1" w:rsidDel="002975DD">
          <w:delText xml:space="preserve"> line </w:delText>
        </w:r>
        <w:r w:rsidR="00D24B74" w:rsidRPr="003E00F1" w:rsidDel="002975DD">
          <w:delText xml:space="preserve">was drawn </w:delText>
        </w:r>
        <w:r w:rsidR="00F83B95" w:rsidRPr="003E00F1" w:rsidDel="002975DD">
          <w:delText xml:space="preserve">vertically </w:delText>
        </w:r>
        <w:r w:rsidR="00865CCE" w:rsidRPr="003E00F1" w:rsidDel="002975DD">
          <w:delText xml:space="preserve">downwards from the center of the C7 vertebra. The plumb line should be </w:delText>
        </w:r>
        <w:bookmarkStart w:id="24" w:name="_Hlk520486302"/>
        <w:r w:rsidR="00220B51" w:rsidRPr="003E00F1" w:rsidDel="002975DD">
          <w:rPr>
            <w:rFonts w:ascii="Cambria Math" w:hAnsi="Cambria Math"/>
          </w:rPr>
          <w:delText>±</w:delText>
        </w:r>
        <w:r w:rsidR="00865CCE" w:rsidRPr="003E00F1" w:rsidDel="002975DD">
          <w:delText>2</w:delText>
        </w:r>
        <w:r w:rsidR="00E36646" w:rsidRPr="003E00F1" w:rsidDel="002975DD">
          <w:delText xml:space="preserve"> </w:delText>
        </w:r>
        <w:r w:rsidR="00865CCE" w:rsidRPr="003E00F1" w:rsidDel="002975DD">
          <w:delText>cm</w:delText>
        </w:r>
        <w:r w:rsidR="00E36646" w:rsidRPr="003E00F1" w:rsidDel="002975DD">
          <w:delText xml:space="preserve"> (0.787 in)</w:delText>
        </w:r>
        <w:r w:rsidR="00865CCE" w:rsidRPr="003E00F1" w:rsidDel="002975DD">
          <w:delText xml:space="preserve"> </w:delText>
        </w:r>
        <w:bookmarkEnd w:id="24"/>
        <w:r w:rsidR="00865CCE" w:rsidRPr="003E00F1" w:rsidDel="002975DD">
          <w:delText xml:space="preserve">from the </w:delText>
        </w:r>
        <w:r w:rsidR="00220B51" w:rsidRPr="003E00F1" w:rsidDel="002975DD">
          <w:delText>posterior superior aspect of the S1 vertebra</w:delText>
        </w:r>
        <w:r w:rsidR="00865CCE" w:rsidRPr="003E00F1" w:rsidDel="002975DD">
          <w:delText xml:space="preserve"> to be considered stable</w:delText>
        </w:r>
        <w:r w:rsidR="00B007FC" w:rsidRPr="00652937" w:rsidDel="002975DD">
          <w:fldChar w:fldCharType="begin"/>
        </w:r>
        <w:r w:rsidR="00B007FC" w:rsidRPr="003E00F1" w:rsidDel="002975DD">
          <w:delInstrText xml:space="preserve"> ADDIN EN.CITE &lt;EndNote&gt;&lt;Cite&gt;&lt;Author&gt;Society&lt;/Author&gt;&lt;RecNum&gt;48&lt;/RecNum&gt;&lt;DisplayText&gt;[30]&lt;/DisplayText&gt;&lt;record&gt;&lt;rec-number&gt;48&lt;/rec-number&gt;&lt;foreign-keys&gt;&lt;key app="EN" db-id="2pds5rtwtvt0pmed90qvwdpas0pe2f2x09pf" timestamp="1538091035"&gt;48&lt;/key&gt;&lt;/foreign-keys&gt;&lt;ref-type name="Journal Article"&gt;17&lt;/ref-type&gt;&lt;contributors&gt;&lt;authors&gt;&lt;author&gt;Scoliosis Research Society&lt;/author&gt;&lt;/authors&gt;&lt;/contributors&gt;&lt;titles&gt;&lt;title&gt;White paper on sagittal plane alignment&lt;/title&gt;&lt;/titles&gt;&lt;dates&gt;&lt;/dates&gt;&lt;urls&gt;&lt;/urls&gt;&lt;/record&gt;&lt;/Cite&gt;&lt;/EndNote&gt;</w:delInstrText>
        </w:r>
        <w:r w:rsidR="00B007FC" w:rsidRPr="00EB0C00" w:rsidDel="002975DD">
          <w:fldChar w:fldCharType="separate"/>
        </w:r>
        <w:r w:rsidR="00B007FC" w:rsidRPr="00652937" w:rsidDel="002975DD">
          <w:rPr>
            <w:noProof/>
          </w:rPr>
          <w:delText>[30]</w:delText>
        </w:r>
        <w:r w:rsidR="00B007FC" w:rsidRPr="00652937" w:rsidDel="002975DD">
          <w:fldChar w:fldCharType="end"/>
        </w:r>
        <w:r w:rsidR="00865CCE" w:rsidRPr="00652937" w:rsidDel="002975DD">
          <w:delText xml:space="preserve">. </w:delText>
        </w:r>
      </w:del>
    </w:p>
    <w:p w14:paraId="6446E18C" w14:textId="2168E429" w:rsidR="002B48C7" w:rsidRDefault="00D8266D">
      <w:r w:rsidRPr="003E00F1">
        <w:rPr>
          <w:rPrChange w:id="25" w:author="Brittany Stott" w:date="2018-09-27T21:42:00Z">
            <w:rPr>
              <w:highlight w:val="lightGray"/>
            </w:rPr>
          </w:rPrChange>
        </w:rPr>
        <w:t>To the author’s knowledge</w:t>
      </w:r>
      <w:r w:rsidRPr="00652937">
        <w:t xml:space="preserve">, </w:t>
      </w:r>
      <w:ins w:id="26" w:author="Mark Driscoll" w:date="2018-09-11T16:54:00Z">
        <w:r w:rsidR="008F2CAF" w:rsidRPr="00652937">
          <w:t xml:space="preserve">spine loaded bench side </w:t>
        </w:r>
      </w:ins>
      <w:r w:rsidR="005F57A2" w:rsidRPr="00652937">
        <w:t>experiments</w:t>
      </w:r>
      <w:r w:rsidRPr="00652937">
        <w:t xml:space="preserve"> have not been </w:t>
      </w:r>
      <w:r w:rsidR="000C3339" w:rsidRPr="00652937">
        <w:t>performed</w:t>
      </w:r>
      <w:r w:rsidRPr="00652937">
        <w:t xml:space="preserve"> on a full spine model</w:t>
      </w:r>
      <w:ins w:id="27" w:author="Mark Driscoll" w:date="2018-09-11T16:54:00Z">
        <w:r w:rsidR="008F2CAF" w:rsidRPr="00652937">
          <w:t>, inclusive of pressurized muscles and cavities,</w:t>
        </w:r>
      </w:ins>
      <w:r w:rsidRPr="00652937">
        <w:t xml:space="preserve"> and have often only considered the lumbar spine. </w:t>
      </w:r>
      <w:r w:rsidRPr="003E00F1">
        <w:t xml:space="preserve">Past </w:t>
      </w:r>
      <w:r w:rsidR="005F57A2" w:rsidRPr="003E00F1">
        <w:t>studies</w:t>
      </w:r>
      <w:r w:rsidRPr="003E00F1">
        <w:t xml:space="preserve"> by </w:t>
      </w:r>
      <w:r w:rsidR="00176C3A" w:rsidRPr="003E00F1">
        <w:t>Patwardhan et al.</w:t>
      </w:r>
      <w:r w:rsidRPr="003E00F1">
        <w:t xml:space="preserve"> </w:t>
      </w:r>
      <w:r w:rsidR="00834884" w:rsidRPr="003E00F1">
        <w:t>observed</w:t>
      </w:r>
      <w:r w:rsidRPr="003E00F1">
        <w:t xml:space="preserve"> </w:t>
      </w:r>
      <w:r w:rsidR="005A015D" w:rsidRPr="003E00F1">
        <w:t xml:space="preserve">that </w:t>
      </w:r>
      <w:r w:rsidRPr="003E00F1">
        <w:t xml:space="preserve">the vertical compressive load </w:t>
      </w:r>
      <w:r w:rsidR="00834884" w:rsidRPr="003E00F1">
        <w:t xml:space="preserve">sustainable by </w:t>
      </w:r>
      <w:r w:rsidRPr="003E00F1">
        <w:t>the lumbar spine was 80 to 120 N</w:t>
      </w:r>
      <w:r w:rsidR="00AB6891" w:rsidRPr="003E00F1">
        <w:t xml:space="preserve"> </w:t>
      </w:r>
      <w:r w:rsidR="00AB6891" w:rsidRPr="00652937">
        <w:fldChar w:fldCharType="begin">
          <w:fldData xml:space="preserve">PEVuZE5vdGU+PENpdGU+PEF1dGhvcj5QYXR3YXJkaGFuPC9BdXRob3I+PFllYXI+MjAwMzwvWWVh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</w:fldData>
        </w:fldChar>
      </w:r>
      <w:r w:rsidR="00652937">
        <w:instrText xml:space="preserve"> ADDIN EN.CITE </w:instrText>
      </w:r>
      <w:r w:rsidR="00652937">
        <w:fldChar w:fldCharType="begin">
          <w:fldData xml:space="preserve">PEVuZE5vdGU+PENpdGU+PEF1dGhvcj5QYXR3YXJkaGFuPC9BdXRob3I+PFllYXI+MjAwMzwvWWVh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</w:fldData>
        </w:fldChar>
      </w:r>
      <w:r w:rsidR="00652937">
        <w:instrText xml:space="preserve"> ADDIN EN.CITE.DATA </w:instrText>
      </w:r>
      <w:r w:rsidR="00652937">
        <w:fldChar w:fldCharType="end"/>
      </w:r>
      <w:r w:rsidR="00AB6891" w:rsidRPr="00652937">
        <w:rPr>
          <w:rPrChange w:id="28" w:author="Brittany Stott" w:date="2018-09-27T21:42:00Z">
            <w:rPr/>
          </w:rPrChange>
        </w:rPr>
      </w:r>
      <w:r w:rsidR="00AB6891" w:rsidRPr="00652937">
        <w:rPr>
          <w:rPrChange w:id="29" w:author="Brittany Stott" w:date="2018-09-27T21:42:00Z">
            <w:rPr/>
          </w:rPrChange>
        </w:rPr>
        <w:fldChar w:fldCharType="separate"/>
      </w:r>
      <w:r w:rsidR="00652937">
        <w:rPr>
          <w:noProof/>
        </w:rPr>
        <w:t>[30, 31]</w:t>
      </w:r>
      <w:r w:rsidR="00AB6891" w:rsidRPr="00652937">
        <w:fldChar w:fldCharType="end"/>
      </w:r>
      <w:r w:rsidRPr="00652937">
        <w:t xml:space="preserve">. The </w:t>
      </w:r>
      <w:r w:rsidR="00176C3A" w:rsidRPr="00652937">
        <w:t>spine</w:t>
      </w:r>
      <w:r w:rsidR="00271AD4" w:rsidRPr="00652937">
        <w:t>s</w:t>
      </w:r>
      <w:r w:rsidR="00176C3A" w:rsidRPr="00652937">
        <w:t xml:space="preserve"> in these experiments buckled</w:t>
      </w:r>
      <w:r w:rsidRPr="00652937">
        <w:t xml:space="preserve"> under a load much lower than what the human spine is </w:t>
      </w:r>
      <w:r w:rsidR="007A1079" w:rsidRPr="00652937">
        <w:t>cap</w:t>
      </w:r>
      <w:r w:rsidRPr="00652937">
        <w:t xml:space="preserve">able </w:t>
      </w:r>
      <w:r w:rsidR="007A1079" w:rsidRPr="00652937">
        <w:t>of</w:t>
      </w:r>
      <w:r w:rsidRPr="00652937">
        <w:t xml:space="preserve"> </w:t>
      </w:r>
      <w:r w:rsidR="00A30CFE" w:rsidRPr="00652937">
        <w:t>sustaining</w:t>
      </w:r>
      <w:r w:rsidRPr="00652937">
        <w:t xml:space="preserve"> </w:t>
      </w:r>
      <w:r w:rsidRPr="00652937">
        <w:rPr>
          <w:i/>
        </w:rPr>
        <w:t>in vivo</w:t>
      </w:r>
      <w:r w:rsidR="005A015D" w:rsidRPr="00652937">
        <w:t xml:space="preserve">, </w:t>
      </w:r>
      <w:r w:rsidR="00834884" w:rsidRPr="00652937">
        <w:t>valued at</w:t>
      </w:r>
      <w:r w:rsidRPr="00652937">
        <w:t xml:space="preserve"> 1000 to 1200 N</w:t>
      </w:r>
      <w:r w:rsidR="00F40388" w:rsidRPr="00652937">
        <w:t xml:space="preserve"> </w:t>
      </w:r>
      <w:r w:rsidR="00F40388" w:rsidRPr="00652937">
        <w:fldChar w:fldCharType="begin">
          <w:fldData xml:space="preserve">PEVuZE5vdGU+PENpdGU+PEF1dGhvcj5QYXR3YXJkaGFuPC9BdXRob3I+PFllYXI+MjAwMzwvWWVh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</w:fldData>
        </w:fldChar>
      </w:r>
      <w:r w:rsidR="00652937">
        <w:instrText xml:space="preserve"> ADDIN EN.CITE </w:instrText>
      </w:r>
      <w:r w:rsidR="00652937">
        <w:fldChar w:fldCharType="begin">
          <w:fldData xml:space="preserve">PEVuZE5vdGU+PENpdGU+PEF1dGhvcj5QYXR3YXJkaGFuPC9BdXRob3I+PFllYXI+MjAwMzwvWWVh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</w:fldData>
        </w:fldChar>
      </w:r>
      <w:r w:rsidR="00652937">
        <w:instrText xml:space="preserve"> ADDIN EN.CITE.DATA </w:instrText>
      </w:r>
      <w:r w:rsidR="00652937">
        <w:fldChar w:fldCharType="end"/>
      </w:r>
      <w:r w:rsidR="00F40388" w:rsidRPr="00652937">
        <w:rPr>
          <w:rPrChange w:id="30" w:author="Brittany Stott" w:date="2018-09-27T21:42:00Z">
            <w:rPr/>
          </w:rPrChange>
        </w:rPr>
      </w:r>
      <w:r w:rsidR="00F40388" w:rsidRPr="00652937">
        <w:rPr>
          <w:rPrChange w:id="31" w:author="Brittany Stott" w:date="2018-09-27T21:42:00Z">
            <w:rPr/>
          </w:rPrChange>
        </w:rPr>
        <w:fldChar w:fldCharType="separate"/>
      </w:r>
      <w:r w:rsidR="00652937">
        <w:rPr>
          <w:noProof/>
        </w:rPr>
        <w:t>[30, 31]</w:t>
      </w:r>
      <w:r w:rsidR="00F40388" w:rsidRPr="00652937">
        <w:fldChar w:fldCharType="end"/>
      </w:r>
      <w:r w:rsidRPr="00652937">
        <w:t xml:space="preserve">. When analyzed </w:t>
      </w:r>
      <w:r w:rsidRPr="00652937">
        <w:rPr>
          <w:i/>
        </w:rPr>
        <w:t>in vivo</w:t>
      </w:r>
      <w:r w:rsidRPr="00652937">
        <w:t xml:space="preserve">, the spine is subjected to </w:t>
      </w:r>
      <w:ins w:id="32" w:author="Mark Driscoll" w:date="2018-09-11T16:56:00Z">
        <w:r w:rsidR="008F2CAF" w:rsidRPr="00652937">
          <w:t>what likely resembles a</w:t>
        </w:r>
      </w:ins>
      <w:del w:id="33" w:author="Mark Driscoll" w:date="2018-09-11T16:56:00Z">
        <w:r w:rsidRPr="00652937" w:rsidDel="008F2CAF">
          <w:delText>a</w:delText>
        </w:r>
      </w:del>
      <w:r w:rsidRPr="00652937">
        <w:t xml:space="preserve"> </w:t>
      </w:r>
      <w:r w:rsidRPr="003E00F1">
        <w:rPr>
          <w:rPrChange w:id="34" w:author="Brittany Stott" w:date="2018-09-27T21:42:00Z">
            <w:rPr>
              <w:highlight w:val="cyan"/>
            </w:rPr>
          </w:rPrChange>
        </w:rPr>
        <w:t>follower loa</w:t>
      </w:r>
      <w:r w:rsidR="00024D57" w:rsidRPr="003E00F1">
        <w:rPr>
          <w:rPrChange w:id="35" w:author="Brittany Stott" w:date="2018-09-27T21:42:00Z">
            <w:rPr>
              <w:highlight w:val="cyan"/>
            </w:rPr>
          </w:rPrChange>
        </w:rPr>
        <w:t>d</w:t>
      </w:r>
      <w:ins w:id="36" w:author="Brittany Stott" w:date="2018-09-27T19:34:00Z">
        <w:r w:rsidR="007151E7" w:rsidRPr="003E00F1">
          <w:rPr>
            <w:rPrChange w:id="37" w:author="Brittany Stott" w:date="2018-09-27T21:42:00Z">
              <w:rPr>
                <w:highlight w:val="cyan"/>
              </w:rPr>
            </w:rPrChange>
          </w:rPr>
          <w:t>:</w:t>
        </w:r>
      </w:ins>
      <w:del w:id="38" w:author="Brittany Stott" w:date="2018-09-27T19:34:00Z">
        <w:r w:rsidR="00C11E62" w:rsidRPr="003E00F1" w:rsidDel="007151E7">
          <w:rPr>
            <w:rPrChange w:id="39" w:author="Brittany Stott" w:date="2018-09-27T21:42:00Z">
              <w:rPr>
                <w:highlight w:val="cyan"/>
              </w:rPr>
            </w:rPrChange>
          </w:rPr>
          <w:delText xml:space="preserve"> (or:</w:delText>
        </w:r>
      </w:del>
      <w:ins w:id="40" w:author="Brittany Stott" w:date="2018-09-27T19:34:00Z">
        <w:r w:rsidR="007151E7" w:rsidRPr="003E00F1">
          <w:rPr>
            <w:rPrChange w:id="41" w:author="Brittany Stott" w:date="2018-09-27T21:42:00Z">
              <w:rPr>
                <w:highlight w:val="cyan"/>
              </w:rPr>
            </w:rPrChange>
          </w:rPr>
          <w:t xml:space="preserve"> a</w:t>
        </w:r>
      </w:ins>
      <w:r w:rsidR="00C11E62" w:rsidRPr="003E00F1">
        <w:rPr>
          <w:rPrChange w:id="42" w:author="Brittany Stott" w:date="2018-09-27T21:42:00Z">
            <w:rPr>
              <w:highlight w:val="cyan"/>
            </w:rPr>
          </w:rPrChange>
        </w:rPr>
        <w:t xml:space="preserve"> load under pure </w:t>
      </w:r>
      <w:ins w:id="43" w:author="Mark Driscoll" w:date="2018-09-11T16:57:00Z">
        <w:r w:rsidR="008F2CAF" w:rsidRPr="003E00F1">
          <w:rPr>
            <w:rPrChange w:id="44" w:author="Brittany Stott" w:date="2018-09-27T21:42:00Z">
              <w:rPr>
                <w:highlight w:val="cyan"/>
              </w:rPr>
            </w:rPrChange>
          </w:rPr>
          <w:t xml:space="preserve">segmental </w:t>
        </w:r>
      </w:ins>
      <w:r w:rsidR="00C11E62" w:rsidRPr="003E00F1">
        <w:rPr>
          <w:rPrChange w:id="45" w:author="Brittany Stott" w:date="2018-09-27T21:42:00Z">
            <w:rPr>
              <w:highlight w:val="cyan"/>
            </w:rPr>
          </w:rPrChange>
        </w:rPr>
        <w:t>compression</w:t>
      </w:r>
      <w:del w:id="46" w:author="Brittany Stott" w:date="2018-09-27T19:34:00Z">
        <w:r w:rsidR="00C11E62" w:rsidRPr="003E00F1" w:rsidDel="007151E7">
          <w:rPr>
            <w:rPrChange w:id="47" w:author="Brittany Stott" w:date="2018-09-27T21:42:00Z">
              <w:rPr>
                <w:highlight w:val="cyan"/>
              </w:rPr>
            </w:rPrChange>
          </w:rPr>
          <w:delText>)</w:delText>
        </w:r>
      </w:del>
      <w:r w:rsidRPr="00652937">
        <w:t xml:space="preserve">. </w:t>
      </w:r>
      <w:r w:rsidR="00F3411C" w:rsidRPr="00652937">
        <w:t>Multiple studies have</w:t>
      </w:r>
      <w:r w:rsidR="005A015D" w:rsidRPr="00652937">
        <w:t xml:space="preserve"> concluded that </w:t>
      </w:r>
      <w:r w:rsidR="005A015D" w:rsidRPr="00652937">
        <w:rPr>
          <w:i/>
        </w:rPr>
        <w:t>ex vivo</w:t>
      </w:r>
      <w:r w:rsidR="005A015D" w:rsidRPr="00652937">
        <w:t xml:space="preserve"> experiments excluding back muscle forces </w:t>
      </w:r>
      <w:r w:rsidR="00834884" w:rsidRPr="00652937">
        <w:t>will be unable</w:t>
      </w:r>
      <w:r w:rsidR="005A015D" w:rsidRPr="00652937">
        <w:t xml:space="preserve"> to withstand equivalent loads of</w:t>
      </w:r>
      <w:r w:rsidR="005A015D">
        <w:t xml:space="preserve"> </w:t>
      </w:r>
      <w:r w:rsidR="005A015D" w:rsidRPr="00834884">
        <w:rPr>
          <w:i/>
        </w:rPr>
        <w:t xml:space="preserve">in </w:t>
      </w:r>
      <w:r w:rsidR="005A015D" w:rsidRPr="00D6715A">
        <w:rPr>
          <w:i/>
        </w:rPr>
        <w:t>vivo</w:t>
      </w:r>
      <w:r w:rsidR="005A015D" w:rsidRPr="00D6715A">
        <w:t xml:space="preserve"> magnitude</w:t>
      </w:r>
      <w:r w:rsidR="00E55DFA" w:rsidRPr="00D6715A">
        <w:t xml:space="preserve"> </w:t>
      </w:r>
      <w:r w:rsidR="00E55DFA" w:rsidRPr="00D6715A">
        <w:fldChar w:fldCharType="begin">
          <w:fldData xml:space="preserve">PEVuZE5vdGU+PENpdGU+PEF1dGhvcj5QYXR3YXJkaGFuPC9BdXRob3I+PFllYXI+MjAwMzwvWWVh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</w:fldData>
        </w:fldChar>
      </w:r>
      <w:r w:rsidR="00652937">
        <w:instrText xml:space="preserve"> ADDIN EN.CITE </w:instrText>
      </w:r>
      <w:r w:rsidR="00652937">
        <w:fldChar w:fldCharType="begin">
          <w:fldData xml:space="preserve">PEVuZE5vdGU+PENpdGU+PEF1dGhvcj5QYXR3YXJkaGFuPC9BdXRob3I+PFllYXI+MjAwMzwvWWVh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</w:fldData>
        </w:fldChar>
      </w:r>
      <w:r w:rsidR="00652937">
        <w:instrText xml:space="preserve"> ADDIN EN.CITE.DATA </w:instrText>
      </w:r>
      <w:r w:rsidR="00652937">
        <w:fldChar w:fldCharType="end"/>
      </w:r>
      <w:r w:rsidR="00E55DFA" w:rsidRPr="00D6715A">
        <w:fldChar w:fldCharType="separate"/>
      </w:r>
      <w:r w:rsidR="00652937">
        <w:rPr>
          <w:noProof/>
        </w:rPr>
        <w:t>[30, 32, 33]</w:t>
      </w:r>
      <w:r w:rsidR="00E55DFA" w:rsidRPr="00D6715A">
        <w:fldChar w:fldCharType="end"/>
      </w:r>
      <w:r w:rsidR="005A015D" w:rsidRPr="00D6715A">
        <w:t xml:space="preserve">. </w:t>
      </w:r>
      <w:r w:rsidR="00DC0B78" w:rsidRPr="00D6715A">
        <w:t>P</w:t>
      </w:r>
      <w:r w:rsidR="00E7343D" w:rsidRPr="00D6715A">
        <w:t>revious studies</w:t>
      </w:r>
      <w:r w:rsidR="002A19CB" w:rsidRPr="00D6715A">
        <w:t xml:space="preserve"> on spinal models or cadavers</w:t>
      </w:r>
      <w:r w:rsidR="00DC0B78" w:rsidRPr="00D6715A">
        <w:t xml:space="preserve"> </w:t>
      </w:r>
      <w:r w:rsidR="00F2438B">
        <w:t xml:space="preserve">often </w:t>
      </w:r>
      <w:r w:rsidR="00DC0B78" w:rsidRPr="00D6715A">
        <w:t xml:space="preserve">do not consider the effects </w:t>
      </w:r>
      <w:r w:rsidR="00663EF9">
        <w:t>that</w:t>
      </w:r>
      <w:r w:rsidR="00DC0B78" w:rsidRPr="00D6715A">
        <w:t xml:space="preserve"> pressure in the paraspinal muscles or internal cavities</w:t>
      </w:r>
      <w:r w:rsidR="00D6715A" w:rsidRPr="00D6715A">
        <w:t xml:space="preserve"> </w:t>
      </w:r>
      <w:r w:rsidR="006C3DBA">
        <w:t>has</w:t>
      </w:r>
      <w:r w:rsidR="00D6715A" w:rsidRPr="00D6715A">
        <w:t xml:space="preserve"> on stability. Therefore, the spinal models or cadavers are unable to withstand the compressive loads that are experienced by a human spine.</w:t>
      </w:r>
      <w:r w:rsidR="00E1232C" w:rsidRPr="00D6715A">
        <w:t xml:space="preserve"> </w:t>
      </w:r>
      <w:r w:rsidR="00132549" w:rsidRPr="00D6715A">
        <w:t>Literature</w:t>
      </w:r>
      <w:r w:rsidR="00132549">
        <w:t xml:space="preserve"> suggests that variation in </w:t>
      </w:r>
      <w:r w:rsidR="00D6715A">
        <w:t>intra-abdominal pressure (</w:t>
      </w:r>
      <w:r w:rsidR="00132549">
        <w:t>IAP</w:t>
      </w:r>
      <w:r w:rsidR="00D6715A">
        <w:t>)</w:t>
      </w:r>
      <w:r w:rsidR="00132549">
        <w:t xml:space="preserve"> has a significant impact on spinal stability </w:t>
      </w:r>
      <w:r w:rsidR="00132549">
        <w:fldChar w:fldCharType="begin">
          <w:fldData xml:space="preserve">PEVuZE5vdGU+PENpdGU+PEF1dGhvcj5SZWV2ZXM8L0F1dGhvcj48WWVhcj4yMDAzPC9ZZWFyPjxS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</w:fldData>
        </w:fldChar>
      </w:r>
      <w:r w:rsidR="00652937">
        <w:instrText xml:space="preserve"> ADDIN EN.CITE </w:instrText>
      </w:r>
      <w:r w:rsidR="00652937">
        <w:fldChar w:fldCharType="begin">
          <w:fldData xml:space="preserve">PEVuZE5vdGU+PENpdGU+PEF1dGhvcj5SZWV2ZXM8L0F1dGhvcj48WWVhcj4yMDAzPC9ZZWFyPjxS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</w:fldData>
        </w:fldChar>
      </w:r>
      <w:r w:rsidR="00652937">
        <w:instrText xml:space="preserve"> ADDIN EN.CITE.DATA </w:instrText>
      </w:r>
      <w:r w:rsidR="00652937">
        <w:fldChar w:fldCharType="end"/>
      </w:r>
      <w:r w:rsidR="00132549">
        <w:fldChar w:fldCharType="separate"/>
      </w:r>
      <w:r w:rsidR="00652937">
        <w:rPr>
          <w:noProof/>
        </w:rPr>
        <w:t>[34-36]</w:t>
      </w:r>
      <w:r w:rsidR="00132549">
        <w:fldChar w:fldCharType="end"/>
      </w:r>
      <w:r w:rsidR="00132549">
        <w:t>. Therefore, b</w:t>
      </w:r>
      <w:r w:rsidR="00E1232C">
        <w:t xml:space="preserve">oth </w:t>
      </w:r>
      <w:r w:rsidR="00A30CFE">
        <w:t>IMP</w:t>
      </w:r>
      <w:r w:rsidR="002B48C7" w:rsidRPr="00E1232C">
        <w:t xml:space="preserve"> </w:t>
      </w:r>
      <w:r w:rsidR="00D77041" w:rsidRPr="00E1232C">
        <w:t xml:space="preserve">and </w:t>
      </w:r>
      <w:r w:rsidR="00D6715A">
        <w:t>IAP</w:t>
      </w:r>
      <w:r w:rsidR="00D77041" w:rsidRPr="00E1232C">
        <w:t xml:space="preserve"> are </w:t>
      </w:r>
      <w:r w:rsidR="00132549" w:rsidRPr="00E1232C">
        <w:t>key factors</w:t>
      </w:r>
      <w:r w:rsidR="002B48C7" w:rsidRPr="00E1232C">
        <w:t xml:space="preserve"> to consider when studying back pain. </w:t>
      </w:r>
    </w:p>
    <w:p w14:paraId="198A203E" w14:textId="6F942F00" w:rsidR="00EC5A8E" w:rsidRDefault="00EC5A8E">
      <w:r>
        <w:t xml:space="preserve">In this </w:t>
      </w:r>
      <w:r w:rsidR="005F5A22">
        <w:t xml:space="preserve">preliminary </w:t>
      </w:r>
      <w:r>
        <w:t xml:space="preserve">study, a compressive load was applied </w:t>
      </w:r>
      <w:r w:rsidR="00E10917">
        <w:t>vertically</w:t>
      </w:r>
      <w:r>
        <w:t xml:space="preserve"> on a bench</w:t>
      </w:r>
      <w:r w:rsidR="00674448">
        <w:t xml:space="preserve"> </w:t>
      </w:r>
      <w:r>
        <w:t xml:space="preserve">side </w:t>
      </w:r>
      <w:r w:rsidR="00674448">
        <w:t>robotic</w:t>
      </w:r>
      <w:r>
        <w:t xml:space="preserve"> spine. </w:t>
      </w:r>
      <w:r w:rsidR="00B46873">
        <w:t xml:space="preserve">The purpose of this </w:t>
      </w:r>
      <w:r w:rsidR="007A2A79">
        <w:t>technical brief</w:t>
      </w:r>
      <w:r w:rsidR="00B46873">
        <w:t xml:space="preserve"> </w:t>
      </w:r>
      <w:r w:rsidR="002A19CB">
        <w:t>wa</w:t>
      </w:r>
      <w:r w:rsidR="00B46873">
        <w:t xml:space="preserve">s to </w:t>
      </w:r>
      <w:r w:rsidR="00E10917">
        <w:t>evaluate</w:t>
      </w:r>
      <w:r w:rsidR="00B46873">
        <w:t xml:space="preserve"> the </w:t>
      </w:r>
      <w:r w:rsidR="00E10917">
        <w:t>correlation</w:t>
      </w:r>
      <w:r w:rsidR="00D268E0">
        <w:t xml:space="preserve"> </w:t>
      </w:r>
      <w:r w:rsidR="00E10917">
        <w:t>between spinal stability and</w:t>
      </w:r>
      <w:r w:rsidR="00D268E0">
        <w:t xml:space="preserve"> </w:t>
      </w:r>
      <w:r w:rsidR="00E10917">
        <w:t>IAP</w:t>
      </w:r>
      <w:r w:rsidR="00D268E0">
        <w:t>. By varying</w:t>
      </w:r>
      <w:r w:rsidR="00D6715A">
        <w:t xml:space="preserve"> the</w:t>
      </w:r>
      <w:r w:rsidR="00D268E0">
        <w:t xml:space="preserve"> IAP, the</w:t>
      </w:r>
      <w:r w:rsidR="00C33EE4">
        <w:t xml:space="preserve"> required</w:t>
      </w:r>
      <w:r w:rsidR="00D268E0">
        <w:t xml:space="preserve"> change</w:t>
      </w:r>
      <w:r w:rsidR="00C11E62">
        <w:t xml:space="preserve"> in</w:t>
      </w:r>
      <w:r w:rsidR="00D268E0">
        <w:t xml:space="preserve"> </w:t>
      </w:r>
      <w:r w:rsidR="00497098">
        <w:t>IMP</w:t>
      </w:r>
      <w:ins w:id="48" w:author="Mark Driscoll, Prof" w:date="2018-09-12T11:46:00Z">
        <w:r w:rsidR="008E0F0B">
          <w:t xml:space="preserve">, which then conveys a force to the spine serving to restore its </w:t>
        </w:r>
      </w:ins>
      <w:ins w:id="49" w:author="Mark Driscoll, Prof" w:date="2018-09-12T11:47:00Z">
        <w:r w:rsidR="008E0F0B">
          <w:t xml:space="preserve">original </w:t>
        </w:r>
      </w:ins>
      <w:ins w:id="50" w:author="Mark Driscoll, Prof" w:date="2018-09-12T11:46:00Z">
        <w:r w:rsidR="008E0F0B">
          <w:t>position</w:t>
        </w:r>
      </w:ins>
      <w:ins w:id="51" w:author="Mark Driscoll, Prof" w:date="2018-09-12T11:47:00Z">
        <w:r w:rsidR="008E0F0B">
          <w:t>,</w:t>
        </w:r>
      </w:ins>
      <w:r w:rsidR="00D268E0">
        <w:t xml:space="preserve"> in the </w:t>
      </w:r>
      <w:r w:rsidR="003E76F5">
        <w:t>paraspinal</w:t>
      </w:r>
      <w:r w:rsidR="00D268E0">
        <w:t xml:space="preserve"> muscles</w:t>
      </w:r>
      <w:r w:rsidR="003E76F5">
        <w:t xml:space="preserve"> </w:t>
      </w:r>
      <w:r w:rsidR="00D268E0">
        <w:t xml:space="preserve">to maintain spinal stability </w:t>
      </w:r>
      <w:r w:rsidR="002A19CB">
        <w:t xml:space="preserve">was </w:t>
      </w:r>
      <w:r w:rsidR="00D6715A">
        <w:t>determined</w:t>
      </w:r>
      <w:r w:rsidR="00D268E0">
        <w:t>.</w:t>
      </w:r>
      <w:r w:rsidR="003500F3">
        <w:t xml:space="preserve"> It was </w:t>
      </w:r>
      <w:r w:rsidR="003500F3">
        <w:lastRenderedPageBreak/>
        <w:t xml:space="preserve">hypothesized that variation in IAP would influence </w:t>
      </w:r>
      <w:ins w:id="52" w:author="Mark Driscoll, Prof" w:date="2018-09-12T11:47:00Z">
        <w:r w:rsidR="008E0F0B">
          <w:t xml:space="preserve">IMP and </w:t>
        </w:r>
      </w:ins>
      <w:r w:rsidR="003500F3">
        <w:t xml:space="preserve">spinal stability, and therefore </w:t>
      </w:r>
      <w:del w:id="53" w:author="Mark Driscoll, Prof" w:date="2018-09-12T11:48:00Z">
        <w:r w:rsidR="00132549" w:rsidDel="005E13B1">
          <w:delText>be related</w:delText>
        </w:r>
      </w:del>
      <w:ins w:id="54" w:author="Mark Driscoll, Prof" w:date="2018-09-12T11:48:00Z">
        <w:r w:rsidR="005E13B1">
          <w:t>provide further support towards it being</w:t>
        </w:r>
      </w:ins>
      <w:r w:rsidR="00132549">
        <w:t xml:space="preserve"> </w:t>
      </w:r>
      <w:del w:id="55" w:author="Mark Driscoll, Prof" w:date="2018-09-12T11:48:00Z">
        <w:r w:rsidR="00132549" w:rsidDel="005E13B1">
          <w:delText xml:space="preserve">to </w:delText>
        </w:r>
      </w:del>
      <w:ins w:id="56" w:author="Brittany Stott" w:date="2018-09-27T19:36:00Z">
        <w:r w:rsidR="007151E7">
          <w:t xml:space="preserve">a </w:t>
        </w:r>
      </w:ins>
      <w:r w:rsidR="00132549">
        <w:t>potential cause</w:t>
      </w:r>
      <w:del w:id="57" w:author="Mark Driscoll, Prof" w:date="2018-09-12T11:48:00Z">
        <w:r w:rsidR="00132549" w:rsidDel="005E13B1">
          <w:delText>s</w:delText>
        </w:r>
      </w:del>
      <w:r w:rsidR="00132549">
        <w:t xml:space="preserve"> for </w:t>
      </w:r>
      <w:r w:rsidR="003500F3">
        <w:t>LBP.</w:t>
      </w:r>
    </w:p>
    <w:p w14:paraId="59801859" w14:textId="314931A9" w:rsidR="0027470F" w:rsidRPr="00696E5D" w:rsidRDefault="0027470F" w:rsidP="0027470F">
      <w:pPr>
        <w:rPr>
          <w:b/>
        </w:rPr>
      </w:pPr>
      <w:r w:rsidRPr="00696E5D">
        <w:rPr>
          <w:b/>
        </w:rPr>
        <w:t xml:space="preserve">Methods: </w:t>
      </w:r>
    </w:p>
    <w:p w14:paraId="6CDF5FC4" w14:textId="5B282B78" w:rsidR="002975DD" w:rsidRPr="003E00F1" w:rsidRDefault="006A1D86">
      <w:pPr>
        <w:rPr>
          <w:ins w:id="58" w:author="Brittany Stott" w:date="2018-09-27T20:34:00Z"/>
          <w:highlight w:val="lightGray"/>
          <w:rPrChange w:id="59" w:author="Brittany Stott" w:date="2018-09-27T21:42:00Z">
            <w:rPr>
              <w:ins w:id="60" w:author="Brittany Stott" w:date="2018-09-27T20:34:00Z"/>
            </w:rPr>
          </w:rPrChange>
        </w:rPr>
      </w:pPr>
      <w:ins w:id="61" w:author="Brittany Stott" w:date="2018-09-27T21:00:00Z">
        <w:r w:rsidRPr="003E00F1">
          <w:rPr>
            <w:highlight w:val="lightGray"/>
            <w:rPrChange w:id="62" w:author="Brittany Stott" w:date="2018-09-27T21:42:00Z">
              <w:rPr/>
            </w:rPrChange>
          </w:rPr>
          <w:t>Definition of spinal stability</w:t>
        </w:r>
      </w:ins>
      <w:ins w:id="63" w:author="Brittany Stott" w:date="2018-09-27T20:34:00Z">
        <w:r w:rsidR="002975DD" w:rsidRPr="003E00F1">
          <w:rPr>
            <w:highlight w:val="lightGray"/>
            <w:rPrChange w:id="64" w:author="Brittany Stott" w:date="2018-09-27T21:42:00Z">
              <w:rPr/>
            </w:rPrChange>
          </w:rPr>
          <w:t>:</w:t>
        </w:r>
      </w:ins>
    </w:p>
    <w:p w14:paraId="078A33D7" w14:textId="74A89250" w:rsidR="002975DD" w:rsidRDefault="002975DD">
      <w:pPr>
        <w:rPr>
          <w:ins w:id="65" w:author="Brittany Stott" w:date="2018-09-27T20:34:00Z"/>
        </w:rPr>
      </w:pPr>
      <w:commentRangeStart w:id="66"/>
      <w:ins w:id="67" w:author="Brittany Stott" w:date="2018-09-27T20:34:00Z">
        <w:r w:rsidRPr="003E00F1">
          <w:rPr>
            <w:highlight w:val="lightGray"/>
            <w:rPrChange w:id="68" w:author="Brittany Stott" w:date="2018-09-27T21:42:00Z">
              <w:rPr/>
            </w:rPrChange>
          </w:rPr>
          <w:t xml:space="preserve">For this experiment, the range of stability used to determine normal sagittal balance was defined by the Scoliosis Research Society in which a plumb line was drawn vertically downwards from the center of the C7 vertebra. The plumb line should be </w:t>
        </w:r>
        <w:r w:rsidRPr="003E00F1">
          <w:rPr>
            <w:rFonts w:ascii="Cambria Math" w:hAnsi="Cambria Math"/>
            <w:highlight w:val="lightGray"/>
            <w:rPrChange w:id="69" w:author="Brittany Stott" w:date="2018-09-27T21:42:00Z">
              <w:rPr>
                <w:rFonts w:ascii="Cambria Math" w:hAnsi="Cambria Math"/>
              </w:rPr>
            </w:rPrChange>
          </w:rPr>
          <w:t>±</w:t>
        </w:r>
        <w:r w:rsidRPr="003E00F1">
          <w:rPr>
            <w:highlight w:val="lightGray"/>
            <w:rPrChange w:id="70" w:author="Brittany Stott" w:date="2018-09-27T21:42:00Z">
              <w:rPr/>
            </w:rPrChange>
          </w:rPr>
          <w:t xml:space="preserve">2 cm (0.787 in) from the posterior superior aspect of the S1 vertebra to be considered stable </w:t>
        </w:r>
        <w:r w:rsidRPr="003E00F1">
          <w:rPr>
            <w:highlight w:val="lightGray"/>
            <w:rPrChange w:id="71" w:author="Brittany Stott" w:date="2018-09-27T21:42:00Z">
              <w:rPr/>
            </w:rPrChange>
          </w:rPr>
          <w:fldChar w:fldCharType="begin"/>
        </w:r>
      </w:ins>
      <w:r w:rsidR="00652937">
        <w:rPr>
          <w:highlight w:val="lightGray"/>
        </w:rPr>
        <w:instrText xml:space="preserve"> ADDIN EN.CITE &lt;EndNote&gt;&lt;Cite&gt;&lt;Author&gt;Society&lt;/Author&gt;&lt;RecNum&gt;48&lt;/RecNum&gt;&lt;DisplayText&gt;[37]&lt;/DisplayText&gt;&lt;record&gt;&lt;rec-number&gt;48&lt;/rec-number&gt;&lt;foreign-keys&gt;&lt;key app="EN" db-id="2pds5rtwtvt0pmed90qvwdpas0pe2f2x09pf" timestamp="1538091035"&gt;48&lt;/key&gt;&lt;/foreign-keys&gt;&lt;ref-type name="Journal Article"&gt;17&lt;/ref-type&gt;&lt;contributors&gt;&lt;authors&gt;&lt;author&gt;Scoliosis Research Society&lt;/author&gt;&lt;/authors&gt;&lt;/contributors&gt;&lt;titles&gt;&lt;title&gt;White paper on sagittal plane alignment&lt;/title&gt;&lt;/titles&gt;&lt;dates&gt;&lt;/dates&gt;&lt;urls&gt;&lt;/urls&gt;&lt;/record&gt;&lt;/Cite&gt;&lt;/EndNote&gt;</w:instrText>
      </w:r>
      <w:ins w:id="72" w:author="Brittany Stott" w:date="2018-09-27T20:34:00Z">
        <w:r w:rsidRPr="003E00F1">
          <w:rPr>
            <w:highlight w:val="lightGray"/>
            <w:rPrChange w:id="73" w:author="Brittany Stott" w:date="2018-09-27T21:42:00Z">
              <w:rPr/>
            </w:rPrChange>
          </w:rPr>
          <w:fldChar w:fldCharType="separate"/>
        </w:r>
      </w:ins>
      <w:r w:rsidR="00652937">
        <w:rPr>
          <w:noProof/>
          <w:highlight w:val="lightGray"/>
        </w:rPr>
        <w:t>[37]</w:t>
      </w:r>
      <w:ins w:id="74" w:author="Brittany Stott" w:date="2018-09-27T20:34:00Z">
        <w:r w:rsidRPr="003E00F1">
          <w:rPr>
            <w:highlight w:val="lightGray"/>
            <w:rPrChange w:id="75" w:author="Brittany Stott" w:date="2018-09-27T21:42:00Z">
              <w:rPr/>
            </w:rPrChange>
          </w:rPr>
          <w:fldChar w:fldCharType="end"/>
        </w:r>
        <w:r w:rsidRPr="003E00F1">
          <w:rPr>
            <w:highlight w:val="lightGray"/>
            <w:rPrChange w:id="76" w:author="Brittany Stott" w:date="2018-09-27T21:42:00Z">
              <w:rPr/>
            </w:rPrChange>
          </w:rPr>
          <w:t xml:space="preserve">. </w:t>
        </w:r>
        <w:commentRangeEnd w:id="66"/>
        <w:r w:rsidRPr="003E00F1">
          <w:rPr>
            <w:rStyle w:val="CommentReference"/>
            <w:highlight w:val="lightGray"/>
            <w:rPrChange w:id="77" w:author="Brittany Stott" w:date="2018-09-27T21:42:00Z">
              <w:rPr>
                <w:rStyle w:val="CommentReference"/>
              </w:rPr>
            </w:rPrChange>
          </w:rPr>
          <w:commentReference w:id="66"/>
        </w:r>
      </w:ins>
    </w:p>
    <w:p w14:paraId="38A6F859" w14:textId="5069D7D7" w:rsidR="00DD4115" w:rsidRDefault="00DD4115">
      <w:r>
        <w:t>Model Setup:</w:t>
      </w:r>
    </w:p>
    <w:p w14:paraId="65F16675" w14:textId="79CD46A1" w:rsidR="0027470F" w:rsidRDefault="00D95323">
      <w:r>
        <w:t xml:space="preserve">A bench side robotic spine </w:t>
      </w:r>
      <w:r w:rsidR="00A30CFE">
        <w:t xml:space="preserve">model </w:t>
      </w:r>
      <w:r>
        <w:t xml:space="preserve">was </w:t>
      </w:r>
      <w:r w:rsidR="005F5A22">
        <w:t xml:space="preserve">designed, complete with </w:t>
      </w:r>
      <w:r w:rsidR="005F5A22" w:rsidRPr="009E3DA7">
        <w:t>analog</w:t>
      </w:r>
      <w:r w:rsidR="005F5A22">
        <w:t xml:space="preserve"> bones, pneumatic muscles, and </w:t>
      </w:r>
      <w:r w:rsidR="00D27948">
        <w:t xml:space="preserve">cavities, as depicted in </w:t>
      </w:r>
      <w:r w:rsidR="0052324D">
        <w:t>F</w:t>
      </w:r>
      <w:r w:rsidR="00D27948">
        <w:t>ig. 1.</w:t>
      </w:r>
      <w:r w:rsidR="005F5A22">
        <w:t xml:space="preserve"> </w:t>
      </w:r>
      <w:r w:rsidR="005F5A22" w:rsidRPr="003E00F1">
        <w:rPr>
          <w:highlight w:val="lightGray"/>
          <w:rPrChange w:id="78" w:author="Brittany Stott" w:date="2018-09-27T21:42:00Z">
            <w:rPr/>
          </w:rPrChange>
        </w:rPr>
        <w:t xml:space="preserve">The </w:t>
      </w:r>
      <w:ins w:id="79" w:author="Mark Driscoll" w:date="2018-09-27T22:44:00Z">
        <w:r w:rsidR="00C05B87">
          <w:rPr>
            <w:highlight w:val="lightGray"/>
          </w:rPr>
          <w:t xml:space="preserve">analogue </w:t>
        </w:r>
      </w:ins>
      <w:r w:rsidR="005F5A22" w:rsidRPr="003E00F1">
        <w:rPr>
          <w:highlight w:val="lightGray"/>
          <w:rPrChange w:id="80" w:author="Brittany Stott" w:date="2018-09-27T21:42:00Z">
            <w:rPr/>
          </w:rPrChange>
        </w:rPr>
        <w:t>spine consisted of intravertebral dis</w:t>
      </w:r>
      <w:r w:rsidR="00E348F2" w:rsidRPr="003E00F1">
        <w:rPr>
          <w:highlight w:val="lightGray"/>
          <w:rPrChange w:id="81" w:author="Brittany Stott" w:date="2018-09-27T21:42:00Z">
            <w:rPr/>
          </w:rPrChange>
        </w:rPr>
        <w:t>c</w:t>
      </w:r>
      <w:r w:rsidR="005F5A22" w:rsidRPr="003E00F1">
        <w:rPr>
          <w:highlight w:val="lightGray"/>
          <w:rPrChange w:id="82" w:author="Brittany Stott" w:date="2018-09-27T21:42:00Z">
            <w:rPr/>
          </w:rPrChange>
        </w:rPr>
        <w:t xml:space="preserve">s, </w:t>
      </w:r>
      <w:ins w:id="83" w:author="Mark Driscoll" w:date="2018-09-27T22:44:00Z">
        <w:r w:rsidR="00C05B87">
          <w:rPr>
            <w:highlight w:val="lightGray"/>
          </w:rPr>
          <w:t xml:space="preserve">vertebrae, </w:t>
        </w:r>
      </w:ins>
      <w:r w:rsidR="005F5A22" w:rsidRPr="003E00F1">
        <w:rPr>
          <w:highlight w:val="lightGray"/>
          <w:rPrChange w:id="84" w:author="Brittany Stott" w:date="2018-09-27T21:42:00Z">
            <w:rPr/>
          </w:rPrChange>
        </w:rPr>
        <w:t xml:space="preserve">pelvic bones, and </w:t>
      </w:r>
      <w:ins w:id="85" w:author="Mark Driscoll, Prof" w:date="2018-09-12T11:49:00Z">
        <w:r w:rsidR="009779A2" w:rsidRPr="003E00F1">
          <w:rPr>
            <w:highlight w:val="lightGray"/>
            <w:rPrChange w:id="86" w:author="Brittany Stott" w:date="2018-09-27T21:42:00Z">
              <w:rPr/>
            </w:rPrChange>
          </w:rPr>
          <w:t xml:space="preserve">a </w:t>
        </w:r>
      </w:ins>
      <w:r w:rsidR="005F5A22" w:rsidRPr="003E00F1">
        <w:rPr>
          <w:highlight w:val="lightGray"/>
          <w:rPrChange w:id="87" w:author="Brittany Stott" w:date="2018-09-27T21:42:00Z">
            <w:rPr/>
          </w:rPrChange>
        </w:rPr>
        <w:t xml:space="preserve">rib cage. </w:t>
      </w:r>
      <w:r w:rsidR="00BB7661" w:rsidRPr="003E00F1">
        <w:rPr>
          <w:highlight w:val="lightGray"/>
          <w:rPrChange w:id="88" w:author="Brittany Stott" w:date="2018-09-27T21:42:00Z">
            <w:rPr/>
          </w:rPrChange>
        </w:rPr>
        <w:t xml:space="preserve">The </w:t>
      </w:r>
      <w:r w:rsidR="003464ED" w:rsidRPr="003E00F1">
        <w:rPr>
          <w:highlight w:val="lightGray"/>
          <w:rPrChange w:id="89" w:author="Brittany Stott" w:date="2018-09-27T21:42:00Z">
            <w:rPr/>
          </w:rPrChange>
        </w:rPr>
        <w:t>cervical vertebrae were removed from the spine model, with the exception of C7</w:t>
      </w:r>
      <w:r w:rsidR="00871CFF" w:rsidRPr="003E00F1">
        <w:rPr>
          <w:highlight w:val="lightGray"/>
          <w:rPrChange w:id="90" w:author="Brittany Stott" w:date="2018-09-27T21:42:00Z">
            <w:rPr/>
          </w:rPrChange>
        </w:rPr>
        <w:t>,</w:t>
      </w:r>
      <w:r w:rsidR="003464ED" w:rsidRPr="003E00F1">
        <w:rPr>
          <w:highlight w:val="lightGray"/>
          <w:rPrChange w:id="91" w:author="Brittany Stott" w:date="2018-09-27T21:42:00Z">
            <w:rPr/>
          </w:rPrChange>
        </w:rPr>
        <w:t xml:space="preserve"> to allow for accurate sagittal spinal balance </w:t>
      </w:r>
      <w:commentRangeStart w:id="92"/>
      <w:r w:rsidR="003464ED" w:rsidRPr="003E00F1">
        <w:rPr>
          <w:highlight w:val="lightGray"/>
          <w:rPrChange w:id="93" w:author="Brittany Stott" w:date="2018-09-27T21:42:00Z">
            <w:rPr/>
          </w:rPrChange>
        </w:rPr>
        <w:t>measurements</w:t>
      </w:r>
      <w:commentRangeEnd w:id="92"/>
      <w:r w:rsidR="009779A2" w:rsidRPr="003E00F1">
        <w:rPr>
          <w:rStyle w:val="CommentReference"/>
          <w:highlight w:val="lightGray"/>
          <w:rPrChange w:id="94" w:author="Brittany Stott" w:date="2018-09-27T21:42:00Z">
            <w:rPr>
              <w:rStyle w:val="CommentReference"/>
            </w:rPr>
          </w:rPrChange>
        </w:rPr>
        <w:commentReference w:id="92"/>
      </w:r>
      <w:ins w:id="95" w:author="Brittany Stott" w:date="2018-09-27T20:33:00Z">
        <w:r w:rsidR="002975DD" w:rsidRPr="003E00F1">
          <w:rPr>
            <w:highlight w:val="lightGray"/>
            <w:rPrChange w:id="96" w:author="Brittany Stott" w:date="2018-09-27T21:42:00Z">
              <w:rPr/>
            </w:rPrChange>
          </w:rPr>
          <w:t xml:space="preserve"> as defined by the Scoliosis Research Society</w:t>
        </w:r>
      </w:ins>
      <w:r w:rsidR="003464ED">
        <w:t xml:space="preserve">. </w:t>
      </w:r>
      <w:r w:rsidR="000361B8">
        <w:t xml:space="preserve">The </w:t>
      </w:r>
      <w:ins w:id="97" w:author="Mark Driscoll, Prof" w:date="2018-09-12T11:51:00Z">
        <w:r w:rsidR="009779A2">
          <w:t>custom-made</w:t>
        </w:r>
      </w:ins>
      <w:ins w:id="98" w:author="Mark Driscoll, Prof" w:date="2018-09-12T11:50:00Z">
        <w:r w:rsidR="009779A2">
          <w:t xml:space="preserve"> </w:t>
        </w:r>
      </w:ins>
      <w:r w:rsidR="000361B8">
        <w:t>p</w:t>
      </w:r>
      <w:r w:rsidR="005F5A22">
        <w:t xml:space="preserve">neumatic </w:t>
      </w:r>
      <w:r w:rsidR="005F5A22" w:rsidRPr="00E348F2">
        <w:t>muscles</w:t>
      </w:r>
      <w:r w:rsidR="00877B6D" w:rsidRPr="00E348F2">
        <w:t xml:space="preserve">, modeled after McKibben </w:t>
      </w:r>
      <w:r w:rsidR="000361B8" w:rsidRPr="00E348F2">
        <w:t>air muscles,</w:t>
      </w:r>
      <w:r w:rsidR="005F5A22" w:rsidRPr="00E348F2">
        <w:t xml:space="preserve"> were assembled from</w:t>
      </w:r>
      <w:r w:rsidR="00834884" w:rsidRPr="00E348F2">
        <w:t xml:space="preserve"> </w:t>
      </w:r>
      <w:del w:id="99" w:author="Mark Driscoll, Prof" w:date="2018-09-12T11:50:00Z">
        <w:r w:rsidR="00834884" w:rsidRPr="00E348F2" w:rsidDel="009779A2">
          <w:delText xml:space="preserve">custom </w:delText>
        </w:r>
      </w:del>
      <w:ins w:id="100" w:author="Mark Driscoll, Prof" w:date="2018-09-12T11:50:00Z">
        <w:r w:rsidR="009779A2">
          <w:t>machined</w:t>
        </w:r>
        <w:r w:rsidR="009779A2" w:rsidRPr="00E348F2">
          <w:t xml:space="preserve"> </w:t>
        </w:r>
      </w:ins>
      <w:r w:rsidR="00834884" w:rsidRPr="00E348F2">
        <w:t>end caps and valves, expa</w:t>
      </w:r>
      <w:r w:rsidR="00834884">
        <w:t>ndable sleeving, and</w:t>
      </w:r>
      <w:r w:rsidR="005F5A22">
        <w:t xml:space="preserve"> </w:t>
      </w:r>
      <w:r w:rsidR="00C344B2">
        <w:t xml:space="preserve">latex tubing, allowing the muscles to </w:t>
      </w:r>
      <w:r w:rsidR="00824448">
        <w:t>contract when inflated</w:t>
      </w:r>
      <w:r w:rsidR="00834884">
        <w:t xml:space="preserve"> to </w:t>
      </w:r>
      <w:r w:rsidR="009E3DA7">
        <w:t>simulate</w:t>
      </w:r>
      <w:r w:rsidR="00834884">
        <w:t xml:space="preserve"> human muscle contracti</w:t>
      </w:r>
      <w:r w:rsidR="00871CFF">
        <w:t>ons</w:t>
      </w:r>
      <w:r w:rsidR="00C344B2">
        <w:t xml:space="preserve">. </w:t>
      </w:r>
      <w:r w:rsidR="00A21EAE">
        <w:t xml:space="preserve">The </w:t>
      </w:r>
      <w:r w:rsidR="003128F3">
        <w:t xml:space="preserve">thoracic and abdominal-pelvic cavities were </w:t>
      </w:r>
      <w:ins w:id="101" w:author="Mark Driscoll, Prof" w:date="2018-09-12T11:52:00Z">
        <w:r w:rsidR="009779A2">
          <w:t xml:space="preserve">also </w:t>
        </w:r>
      </w:ins>
      <w:r w:rsidR="003128F3">
        <w:t>custom designed from PVC material</w:t>
      </w:r>
      <w:r w:rsidR="00871CFF">
        <w:t xml:space="preserve"> and inflated to resemble human internal cavities</w:t>
      </w:r>
      <w:r w:rsidR="003128F3">
        <w:t>.</w:t>
      </w:r>
      <w:r w:rsidR="00834884">
        <w:t xml:space="preserve"> </w:t>
      </w:r>
    </w:p>
    <w:p w14:paraId="66FCC8E7" w14:textId="7907F8C0" w:rsidR="00ED1518" w:rsidRDefault="00ED1518">
      <w:r w:rsidRPr="00ED1518">
        <w:rPr>
          <w:noProof/>
        </w:rPr>
        <w:lastRenderedPageBreak/>
        <mc:AlternateContent>
          <mc:Choice Requires="wpg">
            <w:drawing>
              <wp:inline distT="0" distB="0" distL="0" distR="0" wp14:anchorId="2FC611BC" wp14:editId="16F53246">
                <wp:extent cx="5476875" cy="5132417"/>
                <wp:effectExtent l="19050" t="0" r="28575" b="0"/>
                <wp:docPr id="20"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76875" cy="5132417"/>
                          <a:chOff x="0" y="31904"/>
                          <a:chExt cx="5944937" cy="5730245"/>
                        </a:xfrm>
                      </wpg:grpSpPr>
                      <wps:wsp>
                        <wps:cNvPr id="21" name="Rectangle 21">
                          <a:extLst/>
                        </wps:cNvPr>
                        <wps:cNvSpPr/>
                        <wps:spPr>
                          <a:xfrm>
                            <a:off x="0" y="5415813"/>
                            <a:ext cx="5944935" cy="3062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2" name="Group 22">
                          <a:extLst/>
                        </wpg:cNvPr>
                        <wpg:cNvGrpSpPr/>
                        <wpg:grpSpPr>
                          <a:xfrm>
                            <a:off x="4205" y="31904"/>
                            <a:ext cx="5940732" cy="5730245"/>
                            <a:chOff x="4205" y="31904"/>
                            <a:chExt cx="5940732" cy="5730245"/>
                          </a:xfrm>
                        </wpg:grpSpPr>
                        <wpg:grpSp>
                          <wpg:cNvPr id="23" name="Group 23">
                            <a:extLst/>
                          </wpg:cNvPr>
                          <wpg:cNvGrpSpPr/>
                          <wpg:grpSpPr>
                            <a:xfrm>
                              <a:off x="4205" y="31904"/>
                              <a:ext cx="5940732" cy="5730245"/>
                              <a:chOff x="4205" y="33984"/>
                              <a:chExt cx="6115118" cy="6103925"/>
                            </a:xfrm>
                          </wpg:grpSpPr>
                          <wpg:grpSp>
                            <wpg:cNvPr id="24" name="Group 24">
                              <a:extLst/>
                            </wpg:cNvPr>
                            <wpg:cNvGrpSpPr/>
                            <wpg:grpSpPr>
                              <a:xfrm>
                                <a:off x="4205" y="33984"/>
                                <a:ext cx="6115118" cy="6103925"/>
                                <a:chOff x="4205" y="33984"/>
                                <a:chExt cx="6115118" cy="6103925"/>
                              </a:xfrm>
                            </wpg:grpSpPr>
                            <pic:pic xmlns:pic="http://schemas.openxmlformats.org/drawingml/2006/picture">
                              <pic:nvPicPr>
                                <pic:cNvPr id="25" name="Picture 25">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 t="1049" r="32046" b="3847"/>
                                <a:stretch/>
                              </pic:blipFill>
                              <pic:spPr>
                                <a:xfrm>
                                  <a:off x="4205" y="91297"/>
                                  <a:ext cx="6115118" cy="5684300"/>
                                </a:xfrm>
                                <a:prstGeom prst="rect">
                                  <a:avLst/>
                                </a:prstGeom>
                                <a:ln>
                                  <a:solidFill>
                                    <a:schemeClr val="tx1"/>
                                  </a:solidFill>
                                </a:ln>
                              </pic:spPr>
                            </pic:pic>
                            <wpg:grpSp>
                              <wpg:cNvPr id="26" name="Group 26">
                                <a:extLst/>
                              </wpg:cNvPr>
                              <wpg:cNvGrpSpPr/>
                              <wpg:grpSpPr>
                                <a:xfrm>
                                  <a:off x="6362" y="33984"/>
                                  <a:ext cx="5870564" cy="6103925"/>
                                  <a:chOff x="6362" y="33984"/>
                                  <a:chExt cx="5870564" cy="6103925"/>
                                </a:xfrm>
                              </wpg:grpSpPr>
                              <wps:wsp>
                                <wps:cNvPr id="27" name="Straight Connector 27">
                                  <a:extLst/>
                                </wps:cNvPr>
                                <wps:cNvCnPr>
                                  <a:cxnSpLocks/>
                                </wps:cNvCnPr>
                                <wps:spPr>
                                  <a:xfrm>
                                    <a:off x="3190748" y="175164"/>
                                    <a:ext cx="0" cy="564546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8" name="Straight Connector 28">
                                  <a:extLst/>
                                </wps:cNvPr>
                                <wps:cNvCnPr/>
                                <wps:spPr>
                                  <a:xfrm>
                                    <a:off x="2908909" y="5399894"/>
                                    <a:ext cx="0" cy="375705"/>
                                  </a:xfrm>
                                  <a:prstGeom prst="line">
                                    <a:avLst/>
                                  </a:prstGeom>
                                  <a:ln w="2857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 name="Straight Connector 29">
                                  <a:extLst/>
                                </wps:cNvPr>
                                <wps:cNvCnPr/>
                                <wps:spPr>
                                  <a:xfrm>
                                    <a:off x="2622360" y="5486863"/>
                                    <a:ext cx="0" cy="32536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TextBox 1047">
                                  <a:extLst/>
                                </wps:cNvPr>
                                <wps:cNvSpPr txBox="1"/>
                                <wps:spPr>
                                  <a:xfrm>
                                    <a:off x="3764645" y="1337506"/>
                                    <a:ext cx="2112281" cy="502280"/>
                                  </a:xfrm>
                                  <a:prstGeom prst="rect">
                                    <a:avLst/>
                                  </a:prstGeom>
                                  <a:noFill/>
                                </wps:spPr>
                                <wps:txbx>
                                  <w:txbxContent>
                                    <w:p w14:paraId="296D7BEA" w14:textId="77777777" w:rsidR="00F06676" w:rsidRDefault="00F06676" w:rsidP="00ED1518">
                                      <w:pPr>
                                        <w:pStyle w:val="NormalWeb"/>
                                        <w:spacing w:before="0" w:beforeAutospacing="0" w:after="0" w:afterAutospacing="0"/>
                                      </w:pPr>
                                      <w:r w:rsidRPr="00ED1518">
                                        <w:rPr>
                                          <w:rFonts w:ascii="Arial" w:hAnsi="Arial" w:cs="Arial"/>
                                          <w:b/>
                                          <w:bCs/>
                                          <w:color w:val="000000" w:themeColor="text1"/>
                                          <w:kern w:val="24"/>
                                          <w:sz w:val="40"/>
                                          <w:szCs w:val="40"/>
                                        </w:rPr>
                                        <w:t>ITP</w:t>
                                      </w:r>
                                      <w:r w:rsidRPr="00ED1518">
                                        <w:rPr>
                                          <w:rFonts w:ascii="Arial" w:hAnsi="Arial" w:cs="Arial"/>
                                          <w:b/>
                                          <w:bCs/>
                                          <w:color w:val="000000" w:themeColor="text1"/>
                                          <w:kern w:val="24"/>
                                          <w:sz w:val="36"/>
                                          <w:szCs w:val="36"/>
                                        </w:rPr>
                                        <w:t>=52mmHg</w:t>
                                      </w:r>
                                    </w:p>
                                  </w:txbxContent>
                                </wps:txbx>
                                <wps:bodyPr wrap="square" rtlCol="0">
                                  <a:noAutofit/>
                                </wps:bodyPr>
                              </wps:wsp>
                              <wpg:grpSp>
                                <wpg:cNvPr id="31" name="Group 31">
                                  <a:extLst/>
                                </wpg:cNvPr>
                                <wpg:cNvGrpSpPr/>
                                <wpg:grpSpPr>
                                  <a:xfrm>
                                    <a:off x="3343135" y="3696064"/>
                                    <a:ext cx="1154878" cy="1152901"/>
                                    <a:chOff x="3343135" y="3696064"/>
                                    <a:chExt cx="1154878" cy="1152901"/>
                                  </a:xfrm>
                                </wpg:grpSpPr>
                                <wps:wsp>
                                  <wps:cNvPr id="64" name="Rectangle 64">
                                    <a:extLst/>
                                  </wps:cNvPr>
                                  <wps:cNvSpPr/>
                                  <wps:spPr>
                                    <a:xfrm>
                                      <a:off x="3343135" y="3747603"/>
                                      <a:ext cx="314293" cy="315590"/>
                                    </a:xfrm>
                                    <a:prstGeom prst="rect">
                                      <a:avLst/>
                                    </a:prstGeom>
                                    <a:solidFill>
                                      <a:srgbClr val="7030A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TextBox 1049">
                                    <a:extLst/>
                                  </wps:cNvPr>
                                  <wps:cNvSpPr txBox="1"/>
                                  <wps:spPr>
                                    <a:xfrm>
                                      <a:off x="3657428" y="3696064"/>
                                      <a:ext cx="731523" cy="502281"/>
                                    </a:xfrm>
                                    <a:prstGeom prst="rect">
                                      <a:avLst/>
                                    </a:prstGeom>
                                    <a:noFill/>
                                  </wps:spPr>
                                  <wps:txbx>
                                    <w:txbxContent>
                                      <w:p w14:paraId="6837956D" w14:textId="77777777" w:rsidR="00F06676" w:rsidRPr="00ED1518" w:rsidRDefault="00F06676" w:rsidP="00ED1518">
                                        <w:pPr>
                                          <w:pStyle w:val="NormalWeb"/>
                                          <w:spacing w:before="0" w:beforeAutospacing="0" w:after="0" w:afterAutospacing="0"/>
                                          <w:rPr>
                                            <w:sz w:val="40"/>
                                            <w:szCs w:val="40"/>
                                          </w:rPr>
                                        </w:pPr>
                                        <w:r w:rsidRPr="00ED1518">
                                          <w:rPr>
                                            <w:rFonts w:ascii="Arial" w:hAnsi="Arial" w:cs="Arial"/>
                                            <w:b/>
                                            <w:bCs/>
                                            <w:color w:val="FFFFFF" w:themeColor="background1"/>
                                            <w:kern w:val="24"/>
                                            <w:sz w:val="40"/>
                                            <w:szCs w:val="40"/>
                                          </w:rPr>
                                          <w:t>IAP</w:t>
                                        </w:r>
                                      </w:p>
                                    </w:txbxContent>
                                  </wps:txbx>
                                  <wps:bodyPr wrap="square" rtlCol="0">
                                    <a:noAutofit/>
                                  </wps:bodyPr>
                                </wps:wsp>
                                <wps:wsp>
                                  <wps:cNvPr id="66" name="TextBox 1050">
                                    <a:extLst/>
                                  </wps:cNvPr>
                                  <wps:cNvSpPr txBox="1"/>
                                  <wps:spPr>
                                    <a:xfrm>
                                      <a:off x="3416335" y="4041942"/>
                                      <a:ext cx="1081678" cy="807023"/>
                                    </a:xfrm>
                                    <a:prstGeom prst="rect">
                                      <a:avLst/>
                                    </a:prstGeom>
                                    <a:noFill/>
                                  </wps:spPr>
                                  <wps:txbx>
                                    <w:txbxContent>
                                      <w:p w14:paraId="376C5323" w14:textId="77777777" w:rsidR="00F06676" w:rsidRPr="00ED1518" w:rsidRDefault="00F06676" w:rsidP="00ED1518">
                                        <w:pPr>
                                          <w:pStyle w:val="NormalWeb"/>
                                          <w:spacing w:before="0" w:beforeAutospacing="0" w:after="0" w:afterAutospacing="0"/>
                                          <w:rPr>
                                            <w:sz w:val="36"/>
                                            <w:szCs w:val="36"/>
                                          </w:rPr>
                                        </w:pPr>
                                        <w:r w:rsidRPr="00ED1518">
                                          <w:rPr>
                                            <w:rFonts w:ascii="Arial" w:hAnsi="Arial" w:cs="Arial"/>
                                            <w:b/>
                                            <w:bCs/>
                                            <w:color w:val="000000" w:themeColor="text1"/>
                                            <w:kern w:val="24"/>
                                            <w:sz w:val="36"/>
                                            <w:szCs w:val="36"/>
                                          </w:rPr>
                                          <w:t xml:space="preserve"> </w:t>
                                        </w:r>
                                        <w:r w:rsidRPr="00ED1518">
                                          <w:rPr>
                                            <w:rFonts w:ascii="Arial" w:hAnsi="Arial" w:cs="Arial"/>
                                            <w:b/>
                                            <w:bCs/>
                                            <w:color w:val="FFFFFF" w:themeColor="background1"/>
                                            <w:kern w:val="24"/>
                                            <w:sz w:val="36"/>
                                            <w:szCs w:val="36"/>
                                          </w:rPr>
                                          <w:t>[0,52]</w:t>
                                        </w:r>
                                      </w:p>
                                      <w:p w14:paraId="51BE25B4" w14:textId="77777777" w:rsidR="00F06676" w:rsidRPr="00ED1518" w:rsidRDefault="00F06676" w:rsidP="00ED1518">
                                        <w:pPr>
                                          <w:pStyle w:val="NormalWeb"/>
                                          <w:spacing w:before="0" w:beforeAutospacing="0" w:after="0" w:afterAutospacing="0"/>
                                          <w:rPr>
                                            <w:sz w:val="36"/>
                                            <w:szCs w:val="36"/>
                                          </w:rPr>
                                        </w:pPr>
                                        <w:r w:rsidRPr="00ED1518">
                                          <w:rPr>
                                            <w:rFonts w:ascii="Arial" w:hAnsi="Arial" w:cs="Arial"/>
                                            <w:b/>
                                            <w:bCs/>
                                            <w:color w:val="FFFFFF" w:themeColor="background1"/>
                                            <w:kern w:val="24"/>
                                            <w:sz w:val="36"/>
                                            <w:szCs w:val="36"/>
                                          </w:rPr>
                                          <w:t>mmHg</w:t>
                                        </w:r>
                                      </w:p>
                                    </w:txbxContent>
                                  </wps:txbx>
                                  <wps:bodyPr wrap="square" rtlCol="0">
                                    <a:noAutofit/>
                                  </wps:bodyPr>
                                </wps:wsp>
                              </wpg:grpSp>
                              <wpg:grpSp>
                                <wpg:cNvPr id="67" name="Group 67">
                                  <a:extLst/>
                                </wpg:cNvPr>
                                <wpg:cNvGrpSpPr/>
                                <wpg:grpSpPr>
                                  <a:xfrm>
                                    <a:off x="6362" y="2066508"/>
                                    <a:ext cx="1992158" cy="1290177"/>
                                    <a:chOff x="6362" y="2066508"/>
                                    <a:chExt cx="1992158" cy="1290177"/>
                                  </a:xfrm>
                                </wpg:grpSpPr>
                                <wpg:grpSp>
                                  <wpg:cNvPr id="69" name="Group 69">
                                    <a:extLst/>
                                  </wpg:cNvPr>
                                  <wpg:cNvGrpSpPr/>
                                  <wpg:grpSpPr>
                                    <a:xfrm>
                                      <a:off x="6362" y="2233307"/>
                                      <a:ext cx="1755316" cy="1123378"/>
                                      <a:chOff x="6362" y="2233307"/>
                                      <a:chExt cx="1755316" cy="1123378"/>
                                    </a:xfrm>
                                  </wpg:grpSpPr>
                                  <wps:wsp>
                                    <wps:cNvPr id="70" name="Rectangle 70">
                                      <a:extLst/>
                                    </wps:cNvPr>
                                    <wps:cNvSpPr/>
                                    <wps:spPr>
                                      <a:xfrm>
                                        <a:off x="355240" y="2233307"/>
                                        <a:ext cx="314293" cy="315590"/>
                                      </a:xfrm>
                                      <a:prstGeom prst="rect">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TextBox 1054">
                                      <a:extLst/>
                                    </wps:cNvPr>
                                    <wps:cNvSpPr txBox="1"/>
                                    <wps:spPr>
                                      <a:xfrm>
                                        <a:off x="685371" y="2233307"/>
                                        <a:ext cx="768979" cy="502281"/>
                                      </a:xfrm>
                                      <a:prstGeom prst="rect">
                                        <a:avLst/>
                                      </a:prstGeom>
                                      <a:noFill/>
                                    </wps:spPr>
                                    <wps:txbx>
                                      <w:txbxContent>
                                        <w:p w14:paraId="06B948E1" w14:textId="77777777" w:rsidR="00F06676" w:rsidRPr="00ED1518" w:rsidRDefault="00F06676" w:rsidP="00ED1518">
                                          <w:pPr>
                                            <w:pStyle w:val="NormalWeb"/>
                                            <w:spacing w:before="0" w:beforeAutospacing="0" w:after="0" w:afterAutospacing="0"/>
                                            <w:rPr>
                                              <w:sz w:val="40"/>
                                              <w:szCs w:val="40"/>
                                            </w:rPr>
                                          </w:pPr>
                                          <w:r w:rsidRPr="00ED1518">
                                            <w:rPr>
                                              <w:rFonts w:ascii="Arial" w:hAnsi="Arial" w:cs="Arial"/>
                                              <w:b/>
                                              <w:bCs/>
                                              <w:color w:val="000000" w:themeColor="text1"/>
                                              <w:kern w:val="24"/>
                                              <w:sz w:val="40"/>
                                              <w:szCs w:val="40"/>
                                            </w:rPr>
                                            <w:t>IMP</w:t>
                                          </w:r>
                                        </w:p>
                                      </w:txbxContent>
                                    </wps:txbx>
                                    <wps:bodyPr wrap="square" rtlCol="0">
                                      <a:noAutofit/>
                                    </wps:bodyPr>
                                  </wps:wsp>
                                  <wps:wsp>
                                    <wps:cNvPr id="72" name="TextBox 63">
                                      <a:extLst/>
                                    </wps:cNvPr>
                                    <wps:cNvSpPr txBox="1"/>
                                    <wps:spPr>
                                      <a:xfrm>
                                        <a:off x="6362" y="2549663"/>
                                        <a:ext cx="1755316" cy="807022"/>
                                      </a:xfrm>
                                      <a:prstGeom prst="rect">
                                        <a:avLst/>
                                      </a:prstGeom>
                                      <a:noFill/>
                                    </wps:spPr>
                                    <wps:txbx>
                                      <w:txbxContent>
                                        <w:p w14:paraId="0D2D9517" w14:textId="77777777" w:rsidR="00F06676" w:rsidRPr="00185832" w:rsidRDefault="00F06676" w:rsidP="00ED1518">
                                          <w:pPr>
                                            <w:pStyle w:val="NormalWeb"/>
                                            <w:spacing w:before="0" w:beforeAutospacing="0" w:after="0" w:afterAutospacing="0"/>
                                            <w:rPr>
                                              <w:sz w:val="36"/>
                                              <w:szCs w:val="36"/>
                                            </w:rPr>
                                          </w:pPr>
                                          <w:r w:rsidRPr="00ED1518">
                                            <w:rPr>
                                              <w:rFonts w:ascii="Arial" w:hAnsi="Arial" w:cs="Arial"/>
                                              <w:b/>
                                              <w:bCs/>
                                              <w:color w:val="000000" w:themeColor="text1"/>
                                              <w:kern w:val="24"/>
                                              <w:sz w:val="36"/>
                                              <w:szCs w:val="52"/>
                                            </w:rPr>
                                            <w:t>[1551,2586]</w:t>
                                          </w:r>
                                        </w:p>
                                        <w:p w14:paraId="28BD536C" w14:textId="77777777" w:rsidR="00F06676" w:rsidRPr="00185832" w:rsidRDefault="00F06676" w:rsidP="00ED1518">
                                          <w:pPr>
                                            <w:pStyle w:val="NormalWeb"/>
                                            <w:spacing w:before="0" w:beforeAutospacing="0" w:after="0" w:afterAutospacing="0"/>
                                            <w:rPr>
                                              <w:sz w:val="36"/>
                                              <w:szCs w:val="36"/>
                                            </w:rPr>
                                          </w:pPr>
                                          <w:r w:rsidRPr="00185832">
                                            <w:rPr>
                                              <w:rFonts w:ascii="Arial" w:hAnsi="Arial" w:cs="Arial"/>
                                              <w:b/>
                                              <w:bCs/>
                                              <w:color w:val="000000" w:themeColor="text1"/>
                                              <w:kern w:val="24"/>
                                              <w:sz w:val="36"/>
                                              <w:szCs w:val="36"/>
                                            </w:rPr>
                                            <w:t xml:space="preserve">    mmHg</w:t>
                                          </w:r>
                                        </w:p>
                                      </w:txbxContent>
                                    </wps:txbx>
                                    <wps:bodyPr wrap="square" rtlCol="0">
                                      <a:noAutofit/>
                                    </wps:bodyPr>
                                  </wps:wsp>
                                </wpg:grpSp>
                                <wps:wsp>
                                  <wps:cNvPr id="73" name="Straight Connector 73">
                                    <a:extLst/>
                                  </wps:cNvPr>
                                  <wps:cNvCnPr>
                                    <a:cxnSpLocks/>
                                  </wps:cNvCnPr>
                                  <wps:spPr>
                                    <a:xfrm flipV="1">
                                      <a:off x="1474049" y="2114653"/>
                                      <a:ext cx="481372" cy="37207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Oval 74">
                                    <a:extLst/>
                                  </wps:cNvPr>
                                  <wps:cNvSpPr/>
                                  <wps:spPr>
                                    <a:xfrm>
                                      <a:off x="1918003" y="2066508"/>
                                      <a:ext cx="80517" cy="8762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75" name="Group 75">
                                  <a:extLst/>
                                </wpg:cNvPr>
                                <wpg:cNvGrpSpPr/>
                                <wpg:grpSpPr>
                                  <a:xfrm>
                                    <a:off x="3058900" y="275228"/>
                                    <a:ext cx="1554954" cy="655183"/>
                                    <a:chOff x="3058900" y="275228"/>
                                    <a:chExt cx="1554954" cy="655183"/>
                                  </a:xfrm>
                                </wpg:grpSpPr>
                                <wps:wsp>
                                  <wps:cNvPr id="76" name="Arrow: Down 76">
                                    <a:extLst/>
                                  </wps:cNvPr>
                                  <wps:cNvSpPr/>
                                  <wps:spPr>
                                    <a:xfrm>
                                      <a:off x="3058900" y="275228"/>
                                      <a:ext cx="282792" cy="655183"/>
                                    </a:xfrm>
                                    <a:prstGeom prst="downArrow">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7" name="TextBox 79">
                                    <a:extLst/>
                                  </wps:cNvPr>
                                  <wps:cNvSpPr txBox="1"/>
                                  <wps:spPr>
                                    <a:xfrm>
                                      <a:off x="3305171" y="383396"/>
                                      <a:ext cx="1308683" cy="502281"/>
                                    </a:xfrm>
                                    <a:prstGeom prst="rect">
                                      <a:avLst/>
                                    </a:prstGeom>
                                    <a:noFill/>
                                  </wps:spPr>
                                  <wps:txbx>
                                    <w:txbxContent>
                                      <w:p w14:paraId="02361554" w14:textId="77777777" w:rsidR="00F06676" w:rsidRPr="00ED1518" w:rsidRDefault="00F06676" w:rsidP="00ED1518">
                                        <w:pPr>
                                          <w:pStyle w:val="NormalWeb"/>
                                          <w:spacing w:before="0" w:beforeAutospacing="0" w:after="0" w:afterAutospacing="0"/>
                                          <w:rPr>
                                            <w:sz w:val="14"/>
                                          </w:rPr>
                                        </w:pPr>
                                        <w:r w:rsidRPr="00ED1518">
                                          <w:rPr>
                                            <w:rFonts w:ascii="Arial" w:hAnsi="Arial" w:cs="Arial"/>
                                            <w:b/>
                                            <w:bCs/>
                                            <w:color w:val="000000" w:themeColor="text1"/>
                                            <w:kern w:val="24"/>
                                            <w:sz w:val="40"/>
                                            <w:szCs w:val="60"/>
                                          </w:rPr>
                                          <w:t>W=50N</w:t>
                                        </w:r>
                                      </w:p>
                                    </w:txbxContent>
                                  </wps:txbx>
                                  <wps:bodyPr wrap="square" rtlCol="0">
                                    <a:noAutofit/>
                                  </wps:bodyPr>
                                </wps:wsp>
                              </wpg:grpSp>
                              <wpg:grpSp>
                                <wpg:cNvPr id="78" name="Group 78">
                                  <a:extLst/>
                                </wpg:cNvPr>
                                <wpg:cNvGrpSpPr/>
                                <wpg:grpSpPr>
                                  <a:xfrm>
                                    <a:off x="714793" y="3201339"/>
                                    <a:ext cx="2522246" cy="1188467"/>
                                    <a:chOff x="714793" y="3201339"/>
                                    <a:chExt cx="2522246" cy="1188467"/>
                                  </a:xfrm>
                                </wpg:grpSpPr>
                                <wps:wsp>
                                  <wps:cNvPr id="79" name="Straight Connector 79">
                                    <a:extLst/>
                                  </wps:cNvPr>
                                  <wps:cNvCnPr>
                                    <a:cxnSpLocks/>
                                  </wps:cNvCnPr>
                                  <wps:spPr>
                                    <a:xfrm flipV="1">
                                      <a:off x="1714735" y="3252253"/>
                                      <a:ext cx="1470813" cy="59977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TextBox 83">
                                    <a:extLst/>
                                  </wps:cNvPr>
                                  <wps:cNvSpPr txBox="1"/>
                                  <wps:spPr>
                                    <a:xfrm>
                                      <a:off x="714793" y="3582784"/>
                                      <a:ext cx="1203211" cy="807022"/>
                                    </a:xfrm>
                                    <a:prstGeom prst="rect">
                                      <a:avLst/>
                                    </a:prstGeom>
                                    <a:noFill/>
                                  </wps:spPr>
                                  <wps:txbx>
                                    <w:txbxContent>
                                      <w:p w14:paraId="6FDCE8BE" w14:textId="77777777" w:rsidR="00F06676" w:rsidRPr="00ED1518" w:rsidRDefault="00F06676" w:rsidP="00ED1518">
                                        <w:pPr>
                                          <w:pStyle w:val="NormalWeb"/>
                                          <w:spacing w:before="0" w:beforeAutospacing="0" w:after="0" w:afterAutospacing="0"/>
                                          <w:rPr>
                                            <w:sz w:val="36"/>
                                            <w:szCs w:val="36"/>
                                          </w:rPr>
                                        </w:pPr>
                                        <w:r w:rsidRPr="00ED1518">
                                          <w:rPr>
                                            <w:rFonts w:ascii="Arial" w:hAnsi="Arial" w:cs="Arial"/>
                                            <w:b/>
                                            <w:bCs/>
                                            <w:i/>
                                            <w:iCs/>
                                            <w:color w:val="000000" w:themeColor="text1"/>
                                            <w:kern w:val="24"/>
                                            <w:sz w:val="36"/>
                                            <w:szCs w:val="36"/>
                                          </w:rPr>
                                          <w:t xml:space="preserve">Plumb </w:t>
                                        </w:r>
                                      </w:p>
                                      <w:p w14:paraId="08D9A7D5" w14:textId="77777777" w:rsidR="00F06676" w:rsidRPr="00ED1518" w:rsidRDefault="00F06676" w:rsidP="00ED1518">
                                        <w:pPr>
                                          <w:pStyle w:val="NormalWeb"/>
                                          <w:spacing w:before="0" w:beforeAutospacing="0" w:after="0" w:afterAutospacing="0"/>
                                          <w:rPr>
                                            <w:sz w:val="36"/>
                                            <w:szCs w:val="36"/>
                                          </w:rPr>
                                        </w:pPr>
                                        <w:r w:rsidRPr="00ED1518">
                                          <w:rPr>
                                            <w:rFonts w:ascii="Arial" w:hAnsi="Arial" w:cs="Arial"/>
                                            <w:b/>
                                            <w:bCs/>
                                            <w:i/>
                                            <w:iCs/>
                                            <w:color w:val="000000" w:themeColor="text1"/>
                                            <w:kern w:val="24"/>
                                            <w:sz w:val="36"/>
                                            <w:szCs w:val="36"/>
                                          </w:rPr>
                                          <w:t xml:space="preserve">  line</w:t>
                                        </w:r>
                                      </w:p>
                                    </w:txbxContent>
                                  </wps:txbx>
                                  <wps:bodyPr wrap="square" rtlCol="0">
                                    <a:noAutofit/>
                                  </wps:bodyPr>
                                </wps:wsp>
                                <wps:wsp>
                                  <wps:cNvPr id="81" name="Oval 81">
                                    <a:extLst/>
                                  </wps:cNvPr>
                                  <wps:cNvSpPr/>
                                  <wps:spPr>
                                    <a:xfrm>
                                      <a:off x="3156522" y="3201339"/>
                                      <a:ext cx="80517" cy="8762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82" name="Group 82">
                                  <a:extLst/>
                                </wpg:cNvPr>
                                <wpg:cNvGrpSpPr/>
                                <wpg:grpSpPr>
                                  <a:xfrm>
                                    <a:off x="945705" y="5774147"/>
                                    <a:ext cx="3976845" cy="363762"/>
                                    <a:chOff x="945705" y="5774147"/>
                                    <a:chExt cx="3976845" cy="363762"/>
                                  </a:xfrm>
                                </wpg:grpSpPr>
                                <wps:wsp>
                                  <wps:cNvPr id="83" name="TextBox 90">
                                    <a:extLst/>
                                  </wps:cNvPr>
                                  <wps:cNvSpPr txBox="1"/>
                                  <wps:spPr>
                                    <a:xfrm>
                                      <a:off x="945705" y="5774147"/>
                                      <a:ext cx="3976845" cy="363762"/>
                                    </a:xfrm>
                                    <a:prstGeom prst="rect">
                                      <a:avLst/>
                                    </a:prstGeom>
                                    <a:noFill/>
                                  </wps:spPr>
                                  <wps:txbx>
                                    <w:txbxContent>
                                      <w:p w14:paraId="210842AA" w14:textId="5FE30800" w:rsidR="00F06676" w:rsidRPr="00ED1518" w:rsidRDefault="00F06676" w:rsidP="00ED1518">
                                        <w:pPr>
                                          <w:pStyle w:val="NormalWeb"/>
                                          <w:spacing w:before="0" w:beforeAutospacing="0" w:after="0" w:afterAutospacing="0"/>
                                          <w:rPr>
                                            <w:sz w:val="32"/>
                                            <w:szCs w:val="32"/>
                                          </w:rPr>
                                        </w:pPr>
                                        <w:r w:rsidRPr="00ED1518">
                                          <w:rPr>
                                            <w:rFonts w:ascii="Arial" w:hAnsi="Arial" w:cs="Arial"/>
                                            <w:b/>
                                            <w:bCs/>
                                            <w:color w:val="FF0000"/>
                                            <w:kern w:val="24"/>
                                            <w:sz w:val="32"/>
                                            <w:szCs w:val="32"/>
                                          </w:rPr>
                                          <w:t>UNSTABLE</w:t>
                                        </w:r>
                                        <w:r>
                                          <w:rPr>
                                            <w:rFonts w:ascii="Arial" w:hAnsi="Arial" w:cs="Arial"/>
                                            <w:b/>
                                            <w:bCs/>
                                            <w:color w:val="FF0000"/>
                                            <w:kern w:val="24"/>
                                            <w:sz w:val="32"/>
                                            <w:szCs w:val="32"/>
                                          </w:rPr>
                                          <w:t xml:space="preserve"> </w:t>
                                        </w:r>
                                        <w:r w:rsidRPr="00ED1518">
                                          <w:rPr>
                                            <w:rFonts w:ascii="Arial" w:hAnsi="Arial" w:cs="Arial"/>
                                            <w:b/>
                                            <w:bCs/>
                                            <w:color w:val="000000" w:themeColor="text1"/>
                                            <w:kern w:val="24"/>
                                            <w:sz w:val="32"/>
                                            <w:szCs w:val="32"/>
                                          </w:rPr>
                                          <w:t xml:space="preserve">  </w:t>
                                        </w:r>
                                        <w:r w:rsidRPr="00ED1518">
                                          <w:rPr>
                                            <w:rFonts w:ascii="Arial" w:hAnsi="Arial" w:cs="Arial"/>
                                            <w:b/>
                                            <w:bCs/>
                                            <w:color w:val="00B050"/>
                                            <w:kern w:val="24"/>
                                            <w:sz w:val="32"/>
                                            <w:szCs w:val="32"/>
                                          </w:rPr>
                                          <w:t xml:space="preserve">STABLE  </w:t>
                                        </w:r>
                                        <w:r w:rsidRPr="00ED1518">
                                          <w:rPr>
                                            <w:rFonts w:ascii="Arial" w:hAnsi="Arial" w:cs="Arial"/>
                                            <w:b/>
                                            <w:bCs/>
                                            <w:color w:val="000000" w:themeColor="text1"/>
                                            <w:kern w:val="24"/>
                                            <w:sz w:val="32"/>
                                            <w:szCs w:val="32"/>
                                          </w:rPr>
                                          <w:t xml:space="preserve"> </w:t>
                                        </w:r>
                                        <w:r w:rsidRPr="00ED1518">
                                          <w:rPr>
                                            <w:rFonts w:ascii="Arial" w:hAnsi="Arial" w:cs="Arial"/>
                                            <w:b/>
                                            <w:bCs/>
                                            <w:color w:val="FF0000"/>
                                            <w:kern w:val="24"/>
                                            <w:sz w:val="32"/>
                                            <w:szCs w:val="32"/>
                                          </w:rPr>
                                          <w:t>UNSTABLE</w:t>
                                        </w:r>
                                      </w:p>
                                    </w:txbxContent>
                                  </wps:txbx>
                                  <wps:bodyPr wrap="square" rtlCol="0">
                                    <a:noAutofit/>
                                  </wps:bodyPr>
                                </wps:wsp>
                                <wps:wsp>
                                  <wps:cNvPr id="84" name="Straight Connector 84">
                                    <a:extLst/>
                                  </wps:cNvPr>
                                  <wps:cNvCnPr>
                                    <a:cxnSpLocks/>
                                  </wps:cNvCnPr>
                                  <wps:spPr>
                                    <a:xfrm>
                                      <a:off x="3196780" y="5774150"/>
                                      <a:ext cx="24334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a:extLst/>
                                  </wps:cNvPr>
                                  <wps:cNvCnPr/>
                                  <wps:spPr>
                                    <a:xfrm>
                                      <a:off x="3440129" y="5774150"/>
                                      <a:ext cx="0" cy="326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a:extLst/>
                                  </wps:cNvPr>
                                  <wps:cNvCnPr>
                                    <a:cxnSpLocks/>
                                  </wps:cNvCnPr>
                                  <wps:spPr>
                                    <a:xfrm>
                                      <a:off x="2375372" y="5774150"/>
                                      <a:ext cx="25487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a:extLst/>
                                  </wps:cNvPr>
                                  <wps:cNvCnPr>
                                    <a:cxnSpLocks/>
                                  </wps:cNvCnPr>
                                  <wps:spPr>
                                    <a:xfrm>
                                      <a:off x="2375372" y="5774150"/>
                                      <a:ext cx="0" cy="326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8" name="Group 88">
                                  <a:extLst/>
                                </wpg:cNvPr>
                                <wpg:cNvGrpSpPr/>
                                <wpg:grpSpPr>
                                  <a:xfrm>
                                    <a:off x="3842435" y="33984"/>
                                    <a:ext cx="1954512" cy="929928"/>
                                    <a:chOff x="3842435" y="33984"/>
                                    <a:chExt cx="1954512" cy="929928"/>
                                  </a:xfrm>
                                </wpg:grpSpPr>
                                <wpg:grpSp>
                                  <wpg:cNvPr id="89" name="Group 89">
                                    <a:extLst/>
                                  </wpg:cNvPr>
                                  <wpg:cNvGrpSpPr/>
                                  <wpg:grpSpPr>
                                    <a:xfrm>
                                      <a:off x="4029536" y="363687"/>
                                      <a:ext cx="1709992" cy="600225"/>
                                      <a:chOff x="4029536" y="363687"/>
                                      <a:chExt cx="1709992" cy="600225"/>
                                    </a:xfrm>
                                  </wpg:grpSpPr>
                                  <wps:wsp>
                                    <wps:cNvPr id="90" name="Freeform: Shape 90">
                                      <a:extLst/>
                                    </wps:cNvPr>
                                    <wps:cNvSpPr/>
                                    <wps:spPr>
                                      <a:xfrm>
                                        <a:off x="4029536" y="363687"/>
                                        <a:ext cx="1590675" cy="483996"/>
                                      </a:xfrm>
                                      <a:custGeom>
                                        <a:avLst/>
                                        <a:gdLst>
                                          <a:gd name="connsiteX0" fmla="*/ 0 w 1590675"/>
                                          <a:gd name="connsiteY0" fmla="*/ 7746 h 483996"/>
                                          <a:gd name="connsiteX1" fmla="*/ 714375 w 1590675"/>
                                          <a:gd name="connsiteY1" fmla="*/ 17271 h 483996"/>
                                          <a:gd name="connsiteX2" fmla="*/ 1181100 w 1590675"/>
                                          <a:gd name="connsiteY2" fmla="*/ 160146 h 483996"/>
                                          <a:gd name="connsiteX3" fmla="*/ 1590675 w 1590675"/>
                                          <a:gd name="connsiteY3" fmla="*/ 483996 h 483996"/>
                                        </a:gdLst>
                                        <a:ahLst/>
                                        <a:cxnLst>
                                          <a:cxn ang="0">
                                            <a:pos x="connsiteX0" y="connsiteY0"/>
                                          </a:cxn>
                                          <a:cxn ang="0">
                                            <a:pos x="connsiteX1" y="connsiteY1"/>
                                          </a:cxn>
                                          <a:cxn ang="0">
                                            <a:pos x="connsiteX2" y="connsiteY2"/>
                                          </a:cxn>
                                          <a:cxn ang="0">
                                            <a:pos x="connsiteX3" y="connsiteY3"/>
                                          </a:cxn>
                                        </a:cxnLst>
                                        <a:rect l="l" t="t" r="r" b="b"/>
                                        <a:pathLst>
                                          <a:path w="1590675" h="483996">
                                            <a:moveTo>
                                              <a:pt x="0" y="7746"/>
                                            </a:moveTo>
                                            <a:cubicBezTo>
                                              <a:pt x="258762" y="-192"/>
                                              <a:pt x="517525" y="-8129"/>
                                              <a:pt x="714375" y="17271"/>
                                            </a:cubicBezTo>
                                            <a:cubicBezTo>
                                              <a:pt x="911225" y="42671"/>
                                              <a:pt x="1035050" y="82359"/>
                                              <a:pt x="1181100" y="160146"/>
                                            </a:cubicBezTo>
                                            <a:cubicBezTo>
                                              <a:pt x="1327150" y="237934"/>
                                              <a:pt x="1458912" y="360965"/>
                                              <a:pt x="1590675" y="483996"/>
                                            </a:cubicBezTo>
                                          </a:path>
                                        </a:pathLst>
                                      </a:cu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 name="Straight Arrow Connector 91">
                                      <a:extLst/>
                                    </wps:cNvPr>
                                    <wps:cNvCnPr/>
                                    <wps:spPr>
                                      <a:xfrm>
                                        <a:off x="5506958" y="746231"/>
                                        <a:ext cx="232570" cy="217681"/>
                                      </a:xfrm>
                                      <a:prstGeom prst="straightConnector1">
                                        <a:avLst/>
                                      </a:prstGeom>
                                      <a:ln w="2857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2" name="TextBox 112">
                                    <a:extLst/>
                                  </wps:cNvPr>
                                  <wps:cNvSpPr txBox="1"/>
                                  <wps:spPr>
                                    <a:xfrm>
                                      <a:off x="3842435" y="33984"/>
                                      <a:ext cx="1954512" cy="363762"/>
                                    </a:xfrm>
                                    <a:prstGeom prst="rect">
                                      <a:avLst/>
                                    </a:prstGeom>
                                    <a:noFill/>
                                  </wps:spPr>
                                  <wps:txbx>
                                    <w:txbxContent>
                                      <w:p w14:paraId="54F234A5" w14:textId="77777777" w:rsidR="00F06676" w:rsidRPr="00ED1518" w:rsidRDefault="00F06676" w:rsidP="00ED1518">
                                        <w:pPr>
                                          <w:pStyle w:val="NormalWeb"/>
                                          <w:spacing w:before="0" w:beforeAutospacing="0" w:after="0" w:afterAutospacing="0"/>
                                          <w:rPr>
                                            <w:sz w:val="28"/>
                                            <w:szCs w:val="40"/>
                                          </w:rPr>
                                        </w:pPr>
                                        <w:r w:rsidRPr="00ED1518">
                                          <w:rPr>
                                            <w:rFonts w:ascii="Arial" w:hAnsi="Arial" w:cs="Arial"/>
                                            <w:b/>
                                            <w:bCs/>
                                            <w:i/>
                                            <w:iCs/>
                                            <w:color w:val="002060"/>
                                            <w:kern w:val="24"/>
                                            <w:sz w:val="28"/>
                                            <w:szCs w:val="40"/>
                                          </w:rPr>
                                          <w:t>Range of motion</w:t>
                                        </w:r>
                                      </w:p>
                                    </w:txbxContent>
                                  </wps:txbx>
                                  <wps:bodyPr wrap="square" rtlCol="0">
                                    <a:noAutofit/>
                                  </wps:bodyPr>
                                </wps:wsp>
                              </wpg:grpSp>
                              <wpg:grpSp>
                                <wpg:cNvPr id="93" name="Group 93">
                                  <a:extLst/>
                                </wpg:cNvPr>
                                <wpg:cNvGrpSpPr/>
                                <wpg:grpSpPr>
                                  <a:xfrm>
                                    <a:off x="1660783" y="125255"/>
                                    <a:ext cx="1576255" cy="511528"/>
                                    <a:chOff x="1660783" y="125255"/>
                                    <a:chExt cx="1576255" cy="511528"/>
                                  </a:xfrm>
                                </wpg:grpSpPr>
                                <wps:wsp>
                                  <wps:cNvPr id="94" name="TextBox 115">
                                    <a:extLst/>
                                  </wps:cNvPr>
                                  <wps:cNvSpPr txBox="1"/>
                                  <wps:spPr>
                                    <a:xfrm>
                                      <a:off x="1660783" y="134503"/>
                                      <a:ext cx="598725" cy="502280"/>
                                    </a:xfrm>
                                    <a:prstGeom prst="rect">
                                      <a:avLst/>
                                    </a:prstGeom>
                                    <a:noFill/>
                                  </wps:spPr>
                                  <wps:txbx>
                                    <w:txbxContent>
                                      <w:p w14:paraId="6ADA8351" w14:textId="77777777" w:rsidR="00F06676" w:rsidRPr="00ED1518" w:rsidRDefault="00F06676" w:rsidP="00ED1518">
                                        <w:pPr>
                                          <w:pStyle w:val="NormalWeb"/>
                                          <w:spacing w:before="0" w:beforeAutospacing="0" w:after="0" w:afterAutospacing="0"/>
                                          <w:rPr>
                                            <w:sz w:val="40"/>
                                            <w:szCs w:val="40"/>
                                          </w:rPr>
                                        </w:pPr>
                                        <w:r w:rsidRPr="00ED1518">
                                          <w:rPr>
                                            <w:rFonts w:ascii="Arial" w:hAnsi="Arial" w:cs="Arial"/>
                                            <w:b/>
                                            <w:bCs/>
                                            <w:color w:val="000000" w:themeColor="text1"/>
                                            <w:kern w:val="24"/>
                                            <w:sz w:val="40"/>
                                            <w:szCs w:val="40"/>
                                          </w:rPr>
                                          <w:t>C7</w:t>
                                        </w:r>
                                      </w:p>
                                    </w:txbxContent>
                                  </wps:txbx>
                                  <wps:bodyPr wrap="square" rtlCol="0">
                                    <a:noAutofit/>
                                  </wps:bodyPr>
                                </wps:wsp>
                                <wps:wsp>
                                  <wps:cNvPr id="95" name="Straight Connector 95">
                                    <a:extLst/>
                                  </wps:cNvPr>
                                  <wps:cNvCnPr>
                                    <a:cxnSpLocks/>
                                  </wps:cNvCnPr>
                                  <wps:spPr>
                                    <a:xfrm flipV="1">
                                      <a:off x="2232595" y="163745"/>
                                      <a:ext cx="934997" cy="1798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Oval 96">
                                    <a:extLst/>
                                  </wps:cNvPr>
                                  <wps:cNvSpPr/>
                                  <wps:spPr>
                                    <a:xfrm>
                                      <a:off x="3156521" y="125255"/>
                                      <a:ext cx="80517" cy="8762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97" name="Group 97">
                                  <a:extLst/>
                                </wpg:cNvPr>
                                <wpg:cNvGrpSpPr/>
                                <wpg:grpSpPr>
                                  <a:xfrm>
                                    <a:off x="1181166" y="5038727"/>
                                    <a:ext cx="1769074" cy="502281"/>
                                    <a:chOff x="1181166" y="5038727"/>
                                    <a:chExt cx="1769074" cy="502281"/>
                                  </a:xfrm>
                                </wpg:grpSpPr>
                                <wps:wsp>
                                  <wps:cNvPr id="98" name="TextBox 120">
                                    <a:extLst/>
                                  </wps:cNvPr>
                                  <wps:cNvSpPr txBox="1"/>
                                  <wps:spPr>
                                    <a:xfrm>
                                      <a:off x="1181166" y="5038727"/>
                                      <a:ext cx="579997" cy="502281"/>
                                    </a:xfrm>
                                    <a:prstGeom prst="rect">
                                      <a:avLst/>
                                    </a:prstGeom>
                                    <a:noFill/>
                                  </wps:spPr>
                                  <wps:txbx>
                                    <w:txbxContent>
                                      <w:p w14:paraId="5BECB169" w14:textId="77777777" w:rsidR="00F06676" w:rsidRPr="00ED1518" w:rsidRDefault="00F06676" w:rsidP="00ED1518">
                                        <w:pPr>
                                          <w:pStyle w:val="NormalWeb"/>
                                          <w:spacing w:before="0" w:beforeAutospacing="0" w:after="0" w:afterAutospacing="0"/>
                                          <w:rPr>
                                            <w:sz w:val="40"/>
                                            <w:szCs w:val="40"/>
                                          </w:rPr>
                                        </w:pPr>
                                        <w:r w:rsidRPr="00ED1518">
                                          <w:rPr>
                                            <w:rFonts w:ascii="Arial" w:hAnsi="Arial" w:cs="Arial"/>
                                            <w:b/>
                                            <w:bCs/>
                                            <w:color w:val="000000" w:themeColor="text1"/>
                                            <w:kern w:val="24"/>
                                            <w:sz w:val="40"/>
                                            <w:szCs w:val="40"/>
                                          </w:rPr>
                                          <w:t>S1</w:t>
                                        </w:r>
                                      </w:p>
                                    </w:txbxContent>
                                  </wps:txbx>
                                  <wps:bodyPr wrap="square" rtlCol="0">
                                    <a:noAutofit/>
                                  </wps:bodyPr>
                                </wps:wsp>
                                <wps:wsp>
                                  <wps:cNvPr id="99" name="Straight Connector 99">
                                    <a:extLst/>
                                  </wps:cNvPr>
                                  <wps:cNvCnPr>
                                    <a:cxnSpLocks/>
                                  </wps:cNvCnPr>
                                  <wps:spPr>
                                    <a:xfrm>
                                      <a:off x="1771915" y="5324924"/>
                                      <a:ext cx="1131719" cy="7496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Oval 100">
                                    <a:extLst/>
                                  </wps:cNvPr>
                                  <wps:cNvSpPr/>
                                  <wps:spPr>
                                    <a:xfrm>
                                      <a:off x="2869723" y="5356080"/>
                                      <a:ext cx="80517" cy="8762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grpSp>
                          <wps:wsp>
                            <wps:cNvPr id="101" name="Rectangle 101">
                              <a:extLst/>
                            </wps:cNvPr>
                            <wps:cNvSpPr/>
                            <wps:spPr>
                              <a:xfrm>
                                <a:off x="3450352" y="1366597"/>
                                <a:ext cx="314293" cy="31559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02" name="Straight Connector 102">
                            <a:extLst/>
                          </wps:cNvPr>
                          <wps:cNvCnPr/>
                          <wps:spPr>
                            <a:xfrm>
                              <a:off x="2535926" y="5420664"/>
                              <a:ext cx="57004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2FC611BC" id="Group 3" o:spid="_x0000_s1026" style="width:431.25pt;height:404.15pt;mso-position-horizontal-relative:char;mso-position-vertical-relative:line" coordorigin=",319" coordsize="59449,573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">
                <v:rect id="Rectangle 21" o:spid="_x0000_s1027" style="position:absolute;top:54158;width:59449;height:3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" fillcolor="white [3212]" strokecolor="black [3213]" strokeweight="1pt"/>
                <v:group id="Group 22" o:spid="_x0000_s1028" style="position:absolute;left:42;top:319;width:59407;height:57302" coordorigin="42,319" coordsize="59407,5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29" style="position:absolute;left:42;top:319;width:59407;height:57302" coordorigin="42,339" coordsize="61151,6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30" style="position:absolute;left:42;top:339;width:61151;height:61040" coordorigin="42,339" coordsize="61151,6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31" type="#_x0000_t75" style="position:absolute;left:42;top:912;width:61151;height:56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" stroked="t" strokecolor="black [3213]">
                        <v:imagedata r:id="rId12" o:title="" croptop="687f" cropbottom="2521f" cropleft="1f" cropright="21002f"/>
                        <v:path arrowok="t"/>
                      </v:shape>
                      <v:group id="Group 26" o:spid="_x0000_s1032" style="position:absolute;left:63;top:339;width:58706;height:61040" coordorigin="63,339" coordsize="58705,6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line id="Straight Connector 27" o:spid="_x0000_s1033" style="position:absolute;visibility:visible;mso-wrap-style:square" from="31907,1751" to="31907,5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" strokecolor="black [3213]" strokeweight="2.25pt">
                          <v:stroke joinstyle="miter"/>
                          <o:lock v:ext="edit" shapetype="f"/>
                        </v:line>
                        <v:line id="Straight Connector 28" o:spid="_x0000_s1034" style="position:absolute;visibility:visible;mso-wrap-style:square" from="29089,53998" to="29089,57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" strokecolor="black [3213]" strokeweight="2.25pt">
                          <v:stroke dashstyle="3 1" joinstyle="miter"/>
                        </v:line>
                        <v:line id="Straight Connector 29" o:spid="_x0000_s1035" style="position:absolute;visibility:visible;mso-wrap-style:square" from="26223,54868" to="26223,58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" strokecolor="black [3213]" strokeweight="2.25pt">
                          <v:stroke joinstyle="miter"/>
                        </v:line>
                        <v:shapetype id="_x0000_t202" coordsize="21600,21600" o:spt="202" path="m,l,21600r21600,l21600,xe">
                          <v:stroke joinstyle="miter"/>
                          <v:path gradientshapeok="t" o:connecttype="rect"/>
                        </v:shapetype>
                        <v:shape id="TextBox 1047" o:spid="_x0000_s1036" type="#_x0000_t202" style="position:absolute;left:37646;top:13375;width:21123;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96D7BEA" w14:textId="77777777" w:rsidR="00F06676" w:rsidRDefault="00F06676" w:rsidP="00ED1518">
                                <w:pPr>
                                  <w:pStyle w:val="NormalWeb"/>
                                  <w:spacing w:before="0" w:beforeAutospacing="0" w:after="0" w:afterAutospacing="0"/>
                                </w:pPr>
                                <w:r w:rsidRPr="00ED1518">
                                  <w:rPr>
                                    <w:rFonts w:ascii="Arial" w:hAnsi="Arial" w:cs="Arial"/>
                                    <w:b/>
                                    <w:bCs/>
                                    <w:color w:val="000000" w:themeColor="text1"/>
                                    <w:kern w:val="24"/>
                                    <w:sz w:val="40"/>
                                    <w:szCs w:val="40"/>
                                  </w:rPr>
                                  <w:t>ITP</w:t>
                                </w:r>
                                <w:r w:rsidRPr="00ED1518">
                                  <w:rPr>
                                    <w:rFonts w:ascii="Arial" w:hAnsi="Arial" w:cs="Arial"/>
                                    <w:b/>
                                    <w:bCs/>
                                    <w:color w:val="000000" w:themeColor="text1"/>
                                    <w:kern w:val="24"/>
                                    <w:sz w:val="36"/>
                                    <w:szCs w:val="36"/>
                                  </w:rPr>
                                  <w:t>=52mmHg</w:t>
                                </w:r>
                              </w:p>
                            </w:txbxContent>
                          </v:textbox>
                        </v:shape>
                        <v:group id="Group 31" o:spid="_x0000_s1037" style="position:absolute;left:33431;top:36960;width:11549;height:11529" coordorigin="33431,36960" coordsize="11548,1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64" o:spid="_x0000_s1038" style="position:absolute;left:33431;top:37476;width:3143;height: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" fillcolor="#7030a0" strokecolor="white [3212]" strokeweight="1pt"/>
                          <v:shape id="TextBox 1049" o:spid="_x0000_s1039" type="#_x0000_t202" style="position:absolute;left:36574;top:36960;width:7315;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37956D" w14:textId="77777777" w:rsidR="00F06676" w:rsidRPr="00ED1518" w:rsidRDefault="00F06676" w:rsidP="00ED1518">
                                  <w:pPr>
                                    <w:pStyle w:val="NormalWeb"/>
                                    <w:spacing w:before="0" w:beforeAutospacing="0" w:after="0" w:afterAutospacing="0"/>
                                    <w:rPr>
                                      <w:sz w:val="40"/>
                                      <w:szCs w:val="40"/>
                                    </w:rPr>
                                  </w:pPr>
                                  <w:r w:rsidRPr="00ED1518">
                                    <w:rPr>
                                      <w:rFonts w:ascii="Arial" w:hAnsi="Arial" w:cs="Arial"/>
                                      <w:b/>
                                      <w:bCs/>
                                      <w:color w:val="FFFFFF" w:themeColor="background1"/>
                                      <w:kern w:val="24"/>
                                      <w:sz w:val="40"/>
                                      <w:szCs w:val="40"/>
                                    </w:rPr>
                                    <w:t>IAP</w:t>
                                  </w:r>
                                </w:p>
                              </w:txbxContent>
                            </v:textbox>
                          </v:shape>
                          <v:shape id="TextBox 1050" o:spid="_x0000_s1040" type="#_x0000_t202" style="position:absolute;left:34163;top:40419;width:10817;height:8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376C5323" w14:textId="77777777" w:rsidR="00F06676" w:rsidRPr="00ED1518" w:rsidRDefault="00F06676" w:rsidP="00ED1518">
                                  <w:pPr>
                                    <w:pStyle w:val="NormalWeb"/>
                                    <w:spacing w:before="0" w:beforeAutospacing="0" w:after="0" w:afterAutospacing="0"/>
                                    <w:rPr>
                                      <w:sz w:val="36"/>
                                      <w:szCs w:val="36"/>
                                    </w:rPr>
                                  </w:pPr>
                                  <w:r w:rsidRPr="00ED1518">
                                    <w:rPr>
                                      <w:rFonts w:ascii="Arial" w:hAnsi="Arial" w:cs="Arial"/>
                                      <w:b/>
                                      <w:bCs/>
                                      <w:color w:val="000000" w:themeColor="text1"/>
                                      <w:kern w:val="24"/>
                                      <w:sz w:val="36"/>
                                      <w:szCs w:val="36"/>
                                    </w:rPr>
                                    <w:t xml:space="preserve"> </w:t>
                                  </w:r>
                                  <w:r w:rsidRPr="00ED1518">
                                    <w:rPr>
                                      <w:rFonts w:ascii="Arial" w:hAnsi="Arial" w:cs="Arial"/>
                                      <w:b/>
                                      <w:bCs/>
                                      <w:color w:val="FFFFFF" w:themeColor="background1"/>
                                      <w:kern w:val="24"/>
                                      <w:sz w:val="36"/>
                                      <w:szCs w:val="36"/>
                                    </w:rPr>
                                    <w:t>[0,52]</w:t>
                                  </w:r>
                                </w:p>
                                <w:p w14:paraId="51BE25B4" w14:textId="77777777" w:rsidR="00F06676" w:rsidRPr="00ED1518" w:rsidRDefault="00F06676" w:rsidP="00ED1518">
                                  <w:pPr>
                                    <w:pStyle w:val="NormalWeb"/>
                                    <w:spacing w:before="0" w:beforeAutospacing="0" w:after="0" w:afterAutospacing="0"/>
                                    <w:rPr>
                                      <w:sz w:val="36"/>
                                      <w:szCs w:val="36"/>
                                    </w:rPr>
                                  </w:pPr>
                                  <w:r w:rsidRPr="00ED1518">
                                    <w:rPr>
                                      <w:rFonts w:ascii="Arial" w:hAnsi="Arial" w:cs="Arial"/>
                                      <w:b/>
                                      <w:bCs/>
                                      <w:color w:val="FFFFFF" w:themeColor="background1"/>
                                      <w:kern w:val="24"/>
                                      <w:sz w:val="36"/>
                                      <w:szCs w:val="36"/>
                                    </w:rPr>
                                    <w:t>mmHg</w:t>
                                  </w:r>
                                </w:p>
                              </w:txbxContent>
                            </v:textbox>
                          </v:shape>
                        </v:group>
                        <v:group id="Group 67" o:spid="_x0000_s1041" style="position:absolute;left:63;top:20665;width:19922;height:12901" coordorigin="63,20665" coordsize="19921,1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 69" o:spid="_x0000_s1042" style="position:absolute;left:63;top:22333;width:17553;height:11233" coordorigin="63,22333" coordsize="17553,1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0" o:spid="_x0000_s1043" style="position:absolute;left:3552;top:22333;width:3143;height: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" fillcolor="#c00000" strokecolor="black [3213]" strokeweight="1pt"/>
                            <v:shape id="TextBox 1054" o:spid="_x0000_s1044" type="#_x0000_t202" style="position:absolute;left:6853;top:22333;width:7690;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06B948E1" w14:textId="77777777" w:rsidR="00F06676" w:rsidRPr="00ED1518" w:rsidRDefault="00F06676" w:rsidP="00ED1518">
                                    <w:pPr>
                                      <w:pStyle w:val="NormalWeb"/>
                                      <w:spacing w:before="0" w:beforeAutospacing="0" w:after="0" w:afterAutospacing="0"/>
                                      <w:rPr>
                                        <w:sz w:val="40"/>
                                        <w:szCs w:val="40"/>
                                      </w:rPr>
                                    </w:pPr>
                                    <w:r w:rsidRPr="00ED1518">
                                      <w:rPr>
                                        <w:rFonts w:ascii="Arial" w:hAnsi="Arial" w:cs="Arial"/>
                                        <w:b/>
                                        <w:bCs/>
                                        <w:color w:val="000000" w:themeColor="text1"/>
                                        <w:kern w:val="24"/>
                                        <w:sz w:val="40"/>
                                        <w:szCs w:val="40"/>
                                      </w:rPr>
                                      <w:t>IMP</w:t>
                                    </w:r>
                                  </w:p>
                                </w:txbxContent>
                              </v:textbox>
                            </v:shape>
                            <v:shape id="TextBox 63" o:spid="_x0000_s1045" type="#_x0000_t202" style="position:absolute;left:63;top:25496;width:17553;height:8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0D2D9517" w14:textId="77777777" w:rsidR="00F06676" w:rsidRPr="00185832" w:rsidRDefault="00F06676" w:rsidP="00ED1518">
                                    <w:pPr>
                                      <w:pStyle w:val="NormalWeb"/>
                                      <w:spacing w:before="0" w:beforeAutospacing="0" w:after="0" w:afterAutospacing="0"/>
                                      <w:rPr>
                                        <w:sz w:val="36"/>
                                        <w:szCs w:val="36"/>
                                      </w:rPr>
                                    </w:pPr>
                                    <w:r w:rsidRPr="00ED1518">
                                      <w:rPr>
                                        <w:rFonts w:ascii="Arial" w:hAnsi="Arial" w:cs="Arial"/>
                                        <w:b/>
                                        <w:bCs/>
                                        <w:color w:val="000000" w:themeColor="text1"/>
                                        <w:kern w:val="24"/>
                                        <w:sz w:val="36"/>
                                        <w:szCs w:val="52"/>
                                      </w:rPr>
                                      <w:t>[1551,2586]</w:t>
                                    </w:r>
                                  </w:p>
                                  <w:p w14:paraId="28BD536C" w14:textId="77777777" w:rsidR="00F06676" w:rsidRPr="00185832" w:rsidRDefault="00F06676" w:rsidP="00ED1518">
                                    <w:pPr>
                                      <w:pStyle w:val="NormalWeb"/>
                                      <w:spacing w:before="0" w:beforeAutospacing="0" w:after="0" w:afterAutospacing="0"/>
                                      <w:rPr>
                                        <w:sz w:val="36"/>
                                        <w:szCs w:val="36"/>
                                      </w:rPr>
                                    </w:pPr>
                                    <w:r w:rsidRPr="00185832">
                                      <w:rPr>
                                        <w:rFonts w:ascii="Arial" w:hAnsi="Arial" w:cs="Arial"/>
                                        <w:b/>
                                        <w:bCs/>
                                        <w:color w:val="000000" w:themeColor="text1"/>
                                        <w:kern w:val="24"/>
                                        <w:sz w:val="36"/>
                                        <w:szCs w:val="36"/>
                                      </w:rPr>
                                      <w:t xml:space="preserve">    mmHg</w:t>
                                    </w:r>
                                  </w:p>
                                </w:txbxContent>
                              </v:textbox>
                            </v:shape>
                          </v:group>
                          <v:line id="Straight Connector 73" o:spid="_x0000_s1046" style="position:absolute;flip:y;visibility:visible;mso-wrap-style:square" from="14740,21146" to="19554,2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" strokecolor="black [3213]" strokeweight="1.5pt">
                            <v:stroke joinstyle="miter"/>
                            <o:lock v:ext="edit" shapetype="f"/>
                          </v:line>
                          <v:oval id="Oval 74" o:spid="_x0000_s1047" style="position:absolute;left:19180;top:20665;width:805;height: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" fillcolor="black [3213]" strokecolor="black [3213]" strokeweight="1pt">
                            <v:stroke joinstyle="miter"/>
                          </v:oval>
                        </v:group>
                        <v:group id="Group 75" o:spid="_x0000_s1048" style="position:absolute;left:30589;top:2752;width:15549;height:6552" coordorigin="30589,2752" coordsize="15549,6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6" o:spid="_x0000_s1049" type="#_x0000_t67" style="position:absolute;left:30589;top:2752;width:2827;height:6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" adj="16938" fillcolor="#00b050" strokecolor="black [3213]" strokeweight="1pt"/>
                          <v:shape id="TextBox 79" o:spid="_x0000_s1050" type="#_x0000_t202" style="position:absolute;left:33051;top:3833;width:1308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02361554" w14:textId="77777777" w:rsidR="00F06676" w:rsidRPr="00ED1518" w:rsidRDefault="00F06676" w:rsidP="00ED1518">
                                  <w:pPr>
                                    <w:pStyle w:val="NormalWeb"/>
                                    <w:spacing w:before="0" w:beforeAutospacing="0" w:after="0" w:afterAutospacing="0"/>
                                    <w:rPr>
                                      <w:sz w:val="14"/>
                                    </w:rPr>
                                  </w:pPr>
                                  <w:r w:rsidRPr="00ED1518">
                                    <w:rPr>
                                      <w:rFonts w:ascii="Arial" w:hAnsi="Arial" w:cs="Arial"/>
                                      <w:b/>
                                      <w:bCs/>
                                      <w:color w:val="000000" w:themeColor="text1"/>
                                      <w:kern w:val="24"/>
                                      <w:sz w:val="40"/>
                                      <w:szCs w:val="60"/>
                                    </w:rPr>
                                    <w:t>W=50N</w:t>
                                  </w:r>
                                </w:p>
                              </w:txbxContent>
                            </v:textbox>
                          </v:shape>
                        </v:group>
                        <v:group id="Group 78" o:spid="_x0000_s1051" style="position:absolute;left:7147;top:32013;width:25223;height:11885" coordorigin="7147,32013" coordsize="25222,1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79" o:spid="_x0000_s1052" style="position:absolute;flip:y;visibility:visible;mso-wrap-style:square" from="17147,32522" to="31855,38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" strokecolor="black [3213]" strokeweight="1.5pt">
                            <v:stroke joinstyle="miter"/>
                            <o:lock v:ext="edit" shapetype="f"/>
                          </v:line>
                          <v:shape id="TextBox 83" o:spid="_x0000_s1053" type="#_x0000_t202" style="position:absolute;left:7147;top:35827;width:12033;height:8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6FDCE8BE" w14:textId="77777777" w:rsidR="00F06676" w:rsidRPr="00ED1518" w:rsidRDefault="00F06676" w:rsidP="00ED1518">
                                  <w:pPr>
                                    <w:pStyle w:val="NormalWeb"/>
                                    <w:spacing w:before="0" w:beforeAutospacing="0" w:after="0" w:afterAutospacing="0"/>
                                    <w:rPr>
                                      <w:sz w:val="36"/>
                                      <w:szCs w:val="36"/>
                                    </w:rPr>
                                  </w:pPr>
                                  <w:r w:rsidRPr="00ED1518">
                                    <w:rPr>
                                      <w:rFonts w:ascii="Arial" w:hAnsi="Arial" w:cs="Arial"/>
                                      <w:b/>
                                      <w:bCs/>
                                      <w:i/>
                                      <w:iCs/>
                                      <w:color w:val="000000" w:themeColor="text1"/>
                                      <w:kern w:val="24"/>
                                      <w:sz w:val="36"/>
                                      <w:szCs w:val="36"/>
                                    </w:rPr>
                                    <w:t xml:space="preserve">Plumb </w:t>
                                  </w:r>
                                </w:p>
                                <w:p w14:paraId="08D9A7D5" w14:textId="77777777" w:rsidR="00F06676" w:rsidRPr="00ED1518" w:rsidRDefault="00F06676" w:rsidP="00ED1518">
                                  <w:pPr>
                                    <w:pStyle w:val="NormalWeb"/>
                                    <w:spacing w:before="0" w:beforeAutospacing="0" w:after="0" w:afterAutospacing="0"/>
                                    <w:rPr>
                                      <w:sz w:val="36"/>
                                      <w:szCs w:val="36"/>
                                    </w:rPr>
                                  </w:pPr>
                                  <w:r w:rsidRPr="00ED1518">
                                    <w:rPr>
                                      <w:rFonts w:ascii="Arial" w:hAnsi="Arial" w:cs="Arial"/>
                                      <w:b/>
                                      <w:bCs/>
                                      <w:i/>
                                      <w:iCs/>
                                      <w:color w:val="000000" w:themeColor="text1"/>
                                      <w:kern w:val="24"/>
                                      <w:sz w:val="36"/>
                                      <w:szCs w:val="36"/>
                                    </w:rPr>
                                    <w:t xml:space="preserve">  line</w:t>
                                  </w:r>
                                </w:p>
                              </w:txbxContent>
                            </v:textbox>
                          </v:shape>
                          <v:oval id="Oval 81" o:spid="_x0000_s1054" style="position:absolute;left:31565;top:32013;width:805;height: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" fillcolor="black [3213]" strokecolor="black [3213]" strokeweight="1pt">
                            <v:stroke joinstyle="miter"/>
                          </v:oval>
                        </v:group>
                        <v:group id="Group 82" o:spid="_x0000_s1055" style="position:absolute;left:9457;top:57741;width:39768;height:3638" coordorigin="9457,57741" coordsize="39768,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TextBox 90" o:spid="_x0000_s1056" type="#_x0000_t202" style="position:absolute;left:9457;top:57741;width:39768;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210842AA" w14:textId="5FE30800" w:rsidR="00F06676" w:rsidRPr="00ED1518" w:rsidRDefault="00F06676" w:rsidP="00ED1518">
                                  <w:pPr>
                                    <w:pStyle w:val="NormalWeb"/>
                                    <w:spacing w:before="0" w:beforeAutospacing="0" w:after="0" w:afterAutospacing="0"/>
                                    <w:rPr>
                                      <w:sz w:val="32"/>
                                      <w:szCs w:val="32"/>
                                    </w:rPr>
                                  </w:pPr>
                                  <w:r w:rsidRPr="00ED1518">
                                    <w:rPr>
                                      <w:rFonts w:ascii="Arial" w:hAnsi="Arial" w:cs="Arial"/>
                                      <w:b/>
                                      <w:bCs/>
                                      <w:color w:val="FF0000"/>
                                      <w:kern w:val="24"/>
                                      <w:sz w:val="32"/>
                                      <w:szCs w:val="32"/>
                                    </w:rPr>
                                    <w:t>UNSTABLE</w:t>
                                  </w:r>
                                  <w:r>
                                    <w:rPr>
                                      <w:rFonts w:ascii="Arial" w:hAnsi="Arial" w:cs="Arial"/>
                                      <w:b/>
                                      <w:bCs/>
                                      <w:color w:val="FF0000"/>
                                      <w:kern w:val="24"/>
                                      <w:sz w:val="32"/>
                                      <w:szCs w:val="32"/>
                                    </w:rPr>
                                    <w:t xml:space="preserve"> </w:t>
                                  </w:r>
                                  <w:r w:rsidRPr="00ED1518">
                                    <w:rPr>
                                      <w:rFonts w:ascii="Arial" w:hAnsi="Arial" w:cs="Arial"/>
                                      <w:b/>
                                      <w:bCs/>
                                      <w:color w:val="000000" w:themeColor="text1"/>
                                      <w:kern w:val="24"/>
                                      <w:sz w:val="32"/>
                                      <w:szCs w:val="32"/>
                                    </w:rPr>
                                    <w:t xml:space="preserve">  </w:t>
                                  </w:r>
                                  <w:r w:rsidRPr="00ED1518">
                                    <w:rPr>
                                      <w:rFonts w:ascii="Arial" w:hAnsi="Arial" w:cs="Arial"/>
                                      <w:b/>
                                      <w:bCs/>
                                      <w:color w:val="00B050"/>
                                      <w:kern w:val="24"/>
                                      <w:sz w:val="32"/>
                                      <w:szCs w:val="32"/>
                                    </w:rPr>
                                    <w:t xml:space="preserve">STABLE  </w:t>
                                  </w:r>
                                  <w:r w:rsidRPr="00ED1518">
                                    <w:rPr>
                                      <w:rFonts w:ascii="Arial" w:hAnsi="Arial" w:cs="Arial"/>
                                      <w:b/>
                                      <w:bCs/>
                                      <w:color w:val="000000" w:themeColor="text1"/>
                                      <w:kern w:val="24"/>
                                      <w:sz w:val="32"/>
                                      <w:szCs w:val="32"/>
                                    </w:rPr>
                                    <w:t xml:space="preserve"> </w:t>
                                  </w:r>
                                  <w:r w:rsidRPr="00ED1518">
                                    <w:rPr>
                                      <w:rFonts w:ascii="Arial" w:hAnsi="Arial" w:cs="Arial"/>
                                      <w:b/>
                                      <w:bCs/>
                                      <w:color w:val="FF0000"/>
                                      <w:kern w:val="24"/>
                                      <w:sz w:val="32"/>
                                      <w:szCs w:val="32"/>
                                    </w:rPr>
                                    <w:t>UNSTABLE</w:t>
                                  </w:r>
                                </w:p>
                              </w:txbxContent>
                            </v:textbox>
                          </v:shape>
                          <v:line id="Straight Connector 84" o:spid="_x0000_s1057" style="position:absolute;visibility:visible;mso-wrap-style:square" from="31967,57741" to="34401,5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" strokecolor="black [3213]" strokeweight="1.5pt">
                            <v:stroke joinstyle="miter"/>
                            <o:lock v:ext="edit" shapetype="f"/>
                          </v:line>
                          <v:line id="Straight Connector 85" o:spid="_x0000_s1058" style="position:absolute;visibility:visible;mso-wrap-style:square" from="34401,57741" to="34401,6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" strokecolor="black [3213]" strokeweight="1.5pt">
                            <v:stroke joinstyle="miter"/>
                          </v:line>
                          <v:line id="Straight Connector 86" o:spid="_x0000_s1059" style="position:absolute;visibility:visible;mso-wrap-style:square" from="23753,57741" to="26302,5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" strokecolor="black [3213]" strokeweight="1.5pt">
                            <v:stroke joinstyle="miter"/>
                            <o:lock v:ext="edit" shapetype="f"/>
                          </v:line>
                          <v:line id="Straight Connector 87" o:spid="_x0000_s1060" style="position:absolute;visibility:visible;mso-wrap-style:square" from="23753,57741" to="23753,6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" strokecolor="black [3213]" strokeweight="1.5pt">
                            <v:stroke joinstyle="miter"/>
                            <o:lock v:ext="edit" shapetype="f"/>
                          </v:line>
                        </v:group>
                        <v:group id="Group 88" o:spid="_x0000_s1061" style="position:absolute;left:38424;top:339;width:19545;height:9300" coordorigin="38424,339" coordsize="19545,9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89" o:spid="_x0000_s1062" style="position:absolute;left:40295;top:3636;width:17100;height:6003" coordorigin="40295,3636" coordsize="17099,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Shape 90" o:spid="_x0000_s1063" style="position:absolute;left:40295;top:3636;width:15907;height:4840;visibility:visible;mso-wrap-style:square;v-text-anchor:middle" coordsize="1590675,48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" path="m,7746c258762,-192,517525,-8129,714375,17271v196850,25400,320675,65088,466725,142875c1327150,237934,1458912,360965,1590675,483996e" filled="f" strokecolor="#002060" strokeweight="2.25pt">
                              <v:stroke joinstyle="miter"/>
                              <v:path arrowok="t" o:connecttype="custom" o:connectlocs="0,7746;714375,17271;1181100,160146;1590675,483996" o:connectangles="0,0,0,0"/>
                            </v:shape>
                            <v:shapetype id="_x0000_t32" coordsize="21600,21600" o:spt="32" o:oned="t" path="m,l21600,21600e" filled="f">
                              <v:path arrowok="t" fillok="f" o:connecttype="none"/>
                              <o:lock v:ext="edit" shapetype="t"/>
                            </v:shapetype>
                            <v:shape id="Straight Arrow Connector 91" o:spid="_x0000_s1064" type="#_x0000_t32" style="position:absolute;left:55069;top:7462;width:2326;height:2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" strokecolor="#002060" strokeweight="2.25pt">
                              <v:stroke endarrow="block" joinstyle="miter"/>
                            </v:shape>
                          </v:group>
                          <v:shape id="TextBox 112" o:spid="_x0000_s1065" type="#_x0000_t202" style="position:absolute;left:38424;top:339;width:19545;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54F234A5" w14:textId="77777777" w:rsidR="00F06676" w:rsidRPr="00ED1518" w:rsidRDefault="00F06676" w:rsidP="00ED1518">
                                  <w:pPr>
                                    <w:pStyle w:val="NormalWeb"/>
                                    <w:spacing w:before="0" w:beforeAutospacing="0" w:after="0" w:afterAutospacing="0"/>
                                    <w:rPr>
                                      <w:sz w:val="28"/>
                                      <w:szCs w:val="40"/>
                                    </w:rPr>
                                  </w:pPr>
                                  <w:r w:rsidRPr="00ED1518">
                                    <w:rPr>
                                      <w:rFonts w:ascii="Arial" w:hAnsi="Arial" w:cs="Arial"/>
                                      <w:b/>
                                      <w:bCs/>
                                      <w:i/>
                                      <w:iCs/>
                                      <w:color w:val="002060"/>
                                      <w:kern w:val="24"/>
                                      <w:sz w:val="28"/>
                                      <w:szCs w:val="40"/>
                                    </w:rPr>
                                    <w:t>Range of motion</w:t>
                                  </w:r>
                                </w:p>
                              </w:txbxContent>
                            </v:textbox>
                          </v:shape>
                        </v:group>
                        <v:group id="Group 93" o:spid="_x0000_s1066" style="position:absolute;left:16607;top:1252;width:15763;height:5115" coordorigin="16607,1252" coordsize="15762,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TextBox 115" o:spid="_x0000_s1067" type="#_x0000_t202" style="position:absolute;left:16607;top:1345;width:5988;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6ADA8351" w14:textId="77777777" w:rsidR="00F06676" w:rsidRPr="00ED1518" w:rsidRDefault="00F06676" w:rsidP="00ED1518">
                                  <w:pPr>
                                    <w:pStyle w:val="NormalWeb"/>
                                    <w:spacing w:before="0" w:beforeAutospacing="0" w:after="0" w:afterAutospacing="0"/>
                                    <w:rPr>
                                      <w:sz w:val="40"/>
                                      <w:szCs w:val="40"/>
                                    </w:rPr>
                                  </w:pPr>
                                  <w:r w:rsidRPr="00ED1518">
                                    <w:rPr>
                                      <w:rFonts w:ascii="Arial" w:hAnsi="Arial" w:cs="Arial"/>
                                      <w:b/>
                                      <w:bCs/>
                                      <w:color w:val="000000" w:themeColor="text1"/>
                                      <w:kern w:val="24"/>
                                      <w:sz w:val="40"/>
                                      <w:szCs w:val="40"/>
                                    </w:rPr>
                                    <w:t>C7</w:t>
                                  </w:r>
                                </w:p>
                              </w:txbxContent>
                            </v:textbox>
                          </v:shape>
                          <v:line id="Straight Connector 95" o:spid="_x0000_s1068" style="position:absolute;flip:y;visibility:visible;mso-wrap-style:square" from="22325,1637" to="31675,3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" strokecolor="black [3213]" strokeweight="1.5pt">
                            <v:stroke joinstyle="miter"/>
                            <o:lock v:ext="edit" shapetype="f"/>
                          </v:line>
                          <v:oval id="Oval 96" o:spid="_x0000_s1069" style="position:absolute;left:31565;top:1252;width:805;height: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" fillcolor="black [3213]" strokecolor="black [3213]" strokeweight="1pt">
                            <v:stroke joinstyle="miter"/>
                          </v:oval>
                        </v:group>
                        <v:group id="Group 97" o:spid="_x0000_s1070" style="position:absolute;left:11811;top:50387;width:17691;height:5023" coordorigin="11811,50387" coordsize="17690,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Box 120" o:spid="_x0000_s1071" type="#_x0000_t202" style="position:absolute;left:11811;top:50387;width:5800;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5BECB169" w14:textId="77777777" w:rsidR="00F06676" w:rsidRPr="00ED1518" w:rsidRDefault="00F06676" w:rsidP="00ED1518">
                                  <w:pPr>
                                    <w:pStyle w:val="NormalWeb"/>
                                    <w:spacing w:before="0" w:beforeAutospacing="0" w:after="0" w:afterAutospacing="0"/>
                                    <w:rPr>
                                      <w:sz w:val="40"/>
                                      <w:szCs w:val="40"/>
                                    </w:rPr>
                                  </w:pPr>
                                  <w:r w:rsidRPr="00ED1518">
                                    <w:rPr>
                                      <w:rFonts w:ascii="Arial" w:hAnsi="Arial" w:cs="Arial"/>
                                      <w:b/>
                                      <w:bCs/>
                                      <w:color w:val="000000" w:themeColor="text1"/>
                                      <w:kern w:val="24"/>
                                      <w:sz w:val="40"/>
                                      <w:szCs w:val="40"/>
                                    </w:rPr>
                                    <w:t>S1</w:t>
                                  </w:r>
                                </w:p>
                              </w:txbxContent>
                            </v:textbox>
                          </v:shape>
                          <v:line id="Straight Connector 99" o:spid="_x0000_s1072" style="position:absolute;visibility:visible;mso-wrap-style:square" from="17719,53249" to="29036,5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" strokecolor="black [3213]" strokeweight="1.5pt">
                            <v:stroke joinstyle="miter"/>
                            <o:lock v:ext="edit" shapetype="f"/>
                          </v:line>
                          <v:oval id="Oval 100" o:spid="_x0000_s1073" style="position:absolute;left:28697;top:53560;width:805;height: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" fillcolor="black [3213]" strokecolor="black [3213]" strokeweight="1pt">
                            <v:stroke joinstyle="miter"/>
                          </v:oval>
                        </v:group>
                      </v:group>
                    </v:group>
                    <v:rect id="Rectangle 101" o:spid="_x0000_s1074" style="position:absolute;left:34503;top:13665;width:3143;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" fillcolor="#00b0f0" strokecolor="black [3213]" strokeweight="1pt"/>
                  </v:group>
                  <v:line id="Straight Connector 102" o:spid="_x0000_s1075" style="position:absolute;visibility:visible;mso-wrap-style:square" from="25359,54206" to="31059,5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" strokecolor="black [3213]" strokeweight="1.5pt">
                    <v:stroke joinstyle="miter"/>
                  </v:line>
                </v:group>
                <w10:anchorlock/>
              </v:group>
            </w:pict>
          </mc:Fallback>
        </mc:AlternateContent>
      </w:r>
    </w:p>
    <w:p w14:paraId="41DED290" w14:textId="7DC0C930" w:rsidR="00ED1518" w:rsidRPr="00ED1518" w:rsidRDefault="00ED1518" w:rsidP="00E7574B">
      <w:pPr>
        <w:tabs>
          <w:tab w:val="left" w:pos="2835"/>
        </w:tabs>
        <w:rPr>
          <w:sz w:val="20"/>
        </w:rPr>
      </w:pPr>
      <w:r>
        <w:rPr>
          <w:sz w:val="20"/>
        </w:rPr>
        <w:t>Fig. 1: Experimental set up</w:t>
      </w:r>
      <w:r w:rsidR="00E7574B">
        <w:rPr>
          <w:sz w:val="20"/>
        </w:rPr>
        <w:t xml:space="preserve"> of robotic spine model</w:t>
      </w:r>
      <w:r w:rsidR="00AC323D">
        <w:rPr>
          <w:sz w:val="20"/>
        </w:rPr>
        <w:t xml:space="preserve">. The </w:t>
      </w:r>
      <w:r w:rsidR="009E3DA7">
        <w:rPr>
          <w:sz w:val="20"/>
        </w:rPr>
        <w:t>given</w:t>
      </w:r>
      <w:r w:rsidR="00AC323D">
        <w:rPr>
          <w:sz w:val="20"/>
        </w:rPr>
        <w:t xml:space="preserve"> model is within the stable range, with the plumb line 2cm from the center line.</w:t>
      </w:r>
    </w:p>
    <w:p w14:paraId="3B46EAE8" w14:textId="2202C2C1" w:rsidR="003128F3" w:rsidRDefault="003128F3">
      <w:r>
        <w:t xml:space="preserve">The pneumatic muscles were attached vertically surrounding the </w:t>
      </w:r>
      <w:r w:rsidRPr="00F51CDA">
        <w:t>posterior</w:t>
      </w:r>
      <w:r w:rsidR="00535A9F">
        <w:t xml:space="preserve"> and</w:t>
      </w:r>
      <w:r>
        <w:t xml:space="preserve"> </w:t>
      </w:r>
      <w:r w:rsidR="00F51CDA">
        <w:t xml:space="preserve">lateral </w:t>
      </w:r>
      <w:r>
        <w:t>side</w:t>
      </w:r>
      <w:r w:rsidR="00535A9F">
        <w:t>s</w:t>
      </w:r>
      <w:r>
        <w:t xml:space="preserve"> of the spinal column</w:t>
      </w:r>
      <w:r w:rsidR="0074252D">
        <w:t>. The</w:t>
      </w:r>
      <w:r w:rsidR="00834884">
        <w:t xml:space="preserve"> </w:t>
      </w:r>
      <w:r w:rsidR="0074252D">
        <w:t xml:space="preserve">muscles were grouped to represent </w:t>
      </w:r>
      <w:r w:rsidR="00603A05">
        <w:t xml:space="preserve">a simplification of the major muscle groups that are </w:t>
      </w:r>
      <w:r w:rsidR="008E7774">
        <w:t>central</w:t>
      </w:r>
      <w:r w:rsidR="00603A05">
        <w:t xml:space="preserve"> to maintain</w:t>
      </w:r>
      <w:r w:rsidR="00E7574B">
        <w:t>ing</w:t>
      </w:r>
      <w:r w:rsidR="00603A05">
        <w:t xml:space="preserve"> </w:t>
      </w:r>
      <w:r w:rsidR="008E7774">
        <w:t xml:space="preserve">spinal </w:t>
      </w:r>
      <w:r w:rsidR="00603A05">
        <w:t>stability. In total, the</w:t>
      </w:r>
      <w:r w:rsidR="001C0040">
        <w:t xml:space="preserve"> pneumatic muscles represented on the spine were </w:t>
      </w:r>
      <w:r w:rsidR="00603A05">
        <w:t>four</w:t>
      </w:r>
      <w:r w:rsidR="0074252D">
        <w:t xml:space="preserve"> </w:t>
      </w:r>
      <w:r w:rsidR="00871CFF">
        <w:t xml:space="preserve">erector spinae, </w:t>
      </w:r>
      <w:r w:rsidR="00603A05">
        <w:t xml:space="preserve">four </w:t>
      </w:r>
      <w:r w:rsidR="0074252D">
        <w:t>multifid</w:t>
      </w:r>
      <w:r w:rsidR="006C3DBA">
        <w:t>i</w:t>
      </w:r>
      <w:r w:rsidR="00871CFF">
        <w:t xml:space="preserve">, </w:t>
      </w:r>
      <w:r w:rsidR="00603A05">
        <w:t xml:space="preserve">two </w:t>
      </w:r>
      <w:r w:rsidR="00871CFF">
        <w:t xml:space="preserve">psoas major, and </w:t>
      </w:r>
      <w:r w:rsidR="00603A05">
        <w:t xml:space="preserve">two </w:t>
      </w:r>
      <w:r w:rsidR="00871CFF">
        <w:t>rectus abdominis</w:t>
      </w:r>
      <w:r w:rsidR="0074252D">
        <w:t>. The model was simplified by assuming that the other abdominal muscles were incorporated in the abdominal-pelvic cavity</w:t>
      </w:r>
      <w:r w:rsidR="008C3225">
        <w:t xml:space="preserve"> and that these muscles contribute</w:t>
      </w:r>
      <w:r w:rsidR="00E7574B">
        <w:t>d</w:t>
      </w:r>
      <w:r w:rsidR="008C3225">
        <w:t xml:space="preserve"> to</w:t>
      </w:r>
      <w:r w:rsidR="00E348F2">
        <w:t xml:space="preserve"> the model’s</w:t>
      </w:r>
      <w:r w:rsidR="008C3225">
        <w:t xml:space="preserve"> IAP.</w:t>
      </w:r>
    </w:p>
    <w:p w14:paraId="4669A770" w14:textId="76565C69" w:rsidR="00161FA5" w:rsidRDefault="00161FA5">
      <w:r>
        <w:t xml:space="preserve">Bleed </w:t>
      </w:r>
      <w:r w:rsidR="009E3DA7">
        <w:t>R</w:t>
      </w:r>
      <w:r>
        <w:t>ate:</w:t>
      </w:r>
    </w:p>
    <w:p w14:paraId="26306137" w14:textId="41D9B889" w:rsidR="00161FA5" w:rsidRDefault="00161FA5">
      <w:r>
        <w:t>It should be noted that the bleed rate</w:t>
      </w:r>
      <w:r w:rsidR="0000162D">
        <w:t>s</w:t>
      </w:r>
      <w:r>
        <w:t xml:space="preserve"> of the artificial muscles and cavities </w:t>
      </w:r>
      <w:r w:rsidR="0000162D">
        <w:t>were</w:t>
      </w:r>
      <w:r>
        <w:t xml:space="preserve"> </w:t>
      </w:r>
      <w:r w:rsidR="00843D16">
        <w:t xml:space="preserve">re-evaluated after each </w:t>
      </w:r>
      <w:r w:rsidR="0062475B">
        <w:t xml:space="preserve">test to ensure that the pressure did not differ between trials. </w:t>
      </w:r>
    </w:p>
    <w:p w14:paraId="5BD4C1EF" w14:textId="1D4A8A44" w:rsidR="00DD4115" w:rsidRPr="00335E22" w:rsidRDefault="00DD4115">
      <w:pPr>
        <w:rPr>
          <w:highlight w:val="lightGray"/>
          <w:rPrChange w:id="102" w:author="Brittany Stott" w:date="2018-09-27T21:43:00Z">
            <w:rPr>
              <w:color w:val="FF0000"/>
            </w:rPr>
          </w:rPrChange>
        </w:rPr>
      </w:pPr>
      <w:r w:rsidRPr="00335E22">
        <w:rPr>
          <w:highlight w:val="lightGray"/>
          <w:rPrChange w:id="103" w:author="Brittany Stott" w:date="2018-09-27T21:43:00Z">
            <w:rPr>
              <w:color w:val="FF0000"/>
            </w:rPr>
          </w:rPrChange>
        </w:rPr>
        <w:t>Muscle Strength:</w:t>
      </w:r>
    </w:p>
    <w:p w14:paraId="1994DBC2" w14:textId="7B103385" w:rsidR="007861B9" w:rsidRPr="00C540D1" w:rsidRDefault="00B94204">
      <w:pPr>
        <w:rPr>
          <w:rPrChange w:id="104" w:author="Brittany Stott" w:date="2018-09-27T20:38:00Z">
            <w:rPr>
              <w:color w:val="FF0000"/>
            </w:rPr>
          </w:rPrChange>
        </w:rPr>
      </w:pPr>
      <w:r w:rsidRPr="00335E22">
        <w:rPr>
          <w:highlight w:val="lightGray"/>
          <w:rPrChange w:id="105" w:author="Brittany Stott" w:date="2018-09-27T21:43:00Z">
            <w:rPr>
              <w:color w:val="FF0000"/>
            </w:rPr>
          </w:rPrChange>
        </w:rPr>
        <w:lastRenderedPageBreak/>
        <w:t xml:space="preserve">The strength of the pneumatic muscles was evaluated. </w:t>
      </w:r>
      <w:commentRangeStart w:id="106"/>
      <w:r w:rsidR="00E7574B" w:rsidRPr="00335E22">
        <w:rPr>
          <w:highlight w:val="lightGray"/>
          <w:rPrChange w:id="107" w:author="Brittany Stott" w:date="2018-09-27T21:43:00Z">
            <w:rPr>
              <w:color w:val="FF0000"/>
            </w:rPr>
          </w:rPrChange>
        </w:rPr>
        <w:t>An</w:t>
      </w:r>
      <w:r w:rsidRPr="00335E22">
        <w:rPr>
          <w:highlight w:val="lightGray"/>
          <w:rPrChange w:id="108" w:author="Brittany Stott" w:date="2018-09-27T21:43:00Z">
            <w:rPr>
              <w:color w:val="FF0000"/>
            </w:rPr>
          </w:rPrChange>
        </w:rPr>
        <w:t xml:space="preserve"> artificial muscle was hung from </w:t>
      </w:r>
      <w:ins w:id="109" w:author="Brittany Stott" w:date="2018-09-27T20:51:00Z">
        <w:r w:rsidR="004137C5" w:rsidRPr="00335E22">
          <w:rPr>
            <w:highlight w:val="lightGray"/>
            <w:rPrChange w:id="110" w:author="Brittany Stott" w:date="2018-09-27T21:43:00Z">
              <w:rPr/>
            </w:rPrChange>
          </w:rPr>
          <w:t xml:space="preserve">one </w:t>
        </w:r>
      </w:ins>
      <w:del w:id="111" w:author="Brittany Stott" w:date="2018-09-27T20:51:00Z">
        <w:r w:rsidRPr="00335E22" w:rsidDel="004137C5">
          <w:rPr>
            <w:highlight w:val="lightGray"/>
            <w:rPrChange w:id="112" w:author="Brittany Stott" w:date="2018-09-27T21:43:00Z">
              <w:rPr>
                <w:color w:val="FF0000"/>
              </w:rPr>
            </w:rPrChange>
          </w:rPr>
          <w:delText xml:space="preserve">a stand </w:delText>
        </w:r>
      </w:del>
      <w:del w:id="113" w:author="Brittany Stott" w:date="2018-09-27T20:54:00Z">
        <w:r w:rsidRPr="00335E22" w:rsidDel="004137C5">
          <w:rPr>
            <w:highlight w:val="lightGray"/>
            <w:rPrChange w:id="114" w:author="Brittany Stott" w:date="2018-09-27T21:43:00Z">
              <w:rPr>
                <w:color w:val="FF0000"/>
              </w:rPr>
            </w:rPrChange>
          </w:rPr>
          <w:delText>and</w:delText>
        </w:r>
      </w:del>
      <w:ins w:id="115" w:author="Brittany Stott" w:date="2018-09-27T20:54:00Z">
        <w:r w:rsidR="004137C5" w:rsidRPr="00335E22">
          <w:rPr>
            <w:highlight w:val="lightGray"/>
            <w:rPrChange w:id="116" w:author="Brittany Stott" w:date="2018-09-27T21:43:00Z">
              <w:rPr/>
            </w:rPrChange>
          </w:rPr>
          <w:t>end and</w:t>
        </w:r>
      </w:ins>
      <w:r w:rsidRPr="00335E22">
        <w:rPr>
          <w:highlight w:val="lightGray"/>
          <w:rPrChange w:id="117" w:author="Brittany Stott" w:date="2018-09-27T21:43:00Z">
            <w:rPr>
              <w:color w:val="FF0000"/>
            </w:rPr>
          </w:rPrChange>
        </w:rPr>
        <w:t xml:space="preserve"> the muscle was </w:t>
      </w:r>
      <w:del w:id="118" w:author="Brittany Stott" w:date="2018-09-27T20:51:00Z">
        <w:r w:rsidRPr="00335E22" w:rsidDel="004137C5">
          <w:rPr>
            <w:highlight w:val="lightGray"/>
            <w:rPrChange w:id="119" w:author="Brittany Stott" w:date="2018-09-27T21:43:00Z">
              <w:rPr>
                <w:color w:val="FF0000"/>
              </w:rPr>
            </w:rPrChange>
          </w:rPr>
          <w:delText xml:space="preserve">evaluated </w:delText>
        </w:r>
      </w:del>
      <w:ins w:id="120" w:author="Brittany Stott" w:date="2018-09-27T20:51:00Z">
        <w:r w:rsidR="004137C5" w:rsidRPr="00335E22">
          <w:rPr>
            <w:highlight w:val="lightGray"/>
            <w:rPrChange w:id="121" w:author="Brittany Stott" w:date="2018-09-27T21:43:00Z">
              <w:rPr/>
            </w:rPrChange>
          </w:rPr>
          <w:t>inflated</w:t>
        </w:r>
        <w:r w:rsidR="004137C5" w:rsidRPr="00335E22">
          <w:rPr>
            <w:highlight w:val="lightGray"/>
            <w:rPrChange w:id="122" w:author="Brittany Stott" w:date="2018-09-27T21:43:00Z">
              <w:rPr>
                <w:color w:val="FF0000"/>
              </w:rPr>
            </w:rPrChange>
          </w:rPr>
          <w:t xml:space="preserve"> </w:t>
        </w:r>
      </w:ins>
      <w:r w:rsidR="009E3DA7" w:rsidRPr="00335E22">
        <w:rPr>
          <w:highlight w:val="lightGray"/>
          <w:rPrChange w:id="123" w:author="Brittany Stott" w:date="2018-09-27T21:43:00Z">
            <w:rPr>
              <w:color w:val="FF0000"/>
            </w:rPr>
          </w:rPrChange>
        </w:rPr>
        <w:t xml:space="preserve">by </w:t>
      </w:r>
      <w:del w:id="124" w:author="Brittany Stott" w:date="2018-09-27T20:51:00Z">
        <w:r w:rsidR="009E3DA7" w:rsidRPr="00335E22" w:rsidDel="004137C5">
          <w:rPr>
            <w:highlight w:val="lightGray"/>
            <w:rPrChange w:id="125" w:author="Brittany Stott" w:date="2018-09-27T21:43:00Z">
              <w:rPr>
                <w:color w:val="FF0000"/>
              </w:rPr>
            </w:rPrChange>
          </w:rPr>
          <w:delText xml:space="preserve">inflating </w:delText>
        </w:r>
      </w:del>
      <w:ins w:id="126" w:author="Brittany Stott" w:date="2018-09-27T20:51:00Z">
        <w:r w:rsidR="004137C5" w:rsidRPr="00335E22">
          <w:rPr>
            <w:highlight w:val="lightGray"/>
            <w:rPrChange w:id="127" w:author="Brittany Stott" w:date="2018-09-27T21:43:00Z">
              <w:rPr/>
            </w:rPrChange>
          </w:rPr>
          <w:t xml:space="preserve">increments of </w:t>
        </w:r>
      </w:ins>
      <w:ins w:id="128" w:author="Brittany Stott" w:date="2018-09-27T20:52:00Z">
        <w:r w:rsidR="004137C5" w:rsidRPr="00335E22">
          <w:rPr>
            <w:highlight w:val="lightGray"/>
            <w:rPrChange w:id="129" w:author="Brittany Stott" w:date="2018-09-27T21:43:00Z">
              <w:rPr/>
            </w:rPrChange>
          </w:rPr>
          <w:t>517 mmHg (10psi)</w:t>
        </w:r>
      </w:ins>
      <w:ins w:id="130" w:author="Brittany Stott" w:date="2018-09-27T20:51:00Z">
        <w:r w:rsidR="004137C5" w:rsidRPr="00335E22">
          <w:rPr>
            <w:highlight w:val="lightGray"/>
            <w:rPrChange w:id="131" w:author="Brittany Stott" w:date="2018-09-27T21:43:00Z">
              <w:rPr>
                <w:color w:val="FF0000"/>
              </w:rPr>
            </w:rPrChange>
          </w:rPr>
          <w:t xml:space="preserve"> </w:t>
        </w:r>
      </w:ins>
      <w:r w:rsidR="00BF4B65" w:rsidRPr="00335E22">
        <w:rPr>
          <w:highlight w:val="lightGray"/>
          <w:rPrChange w:id="132" w:author="Brittany Stott" w:date="2018-09-27T21:43:00Z">
            <w:rPr>
              <w:color w:val="FF0000"/>
            </w:rPr>
          </w:rPrChange>
        </w:rPr>
        <w:t xml:space="preserve">from 0 mmHg to </w:t>
      </w:r>
      <w:ins w:id="133" w:author="Brittany Stott" w:date="2018-09-27T20:53:00Z">
        <w:r w:rsidR="004137C5" w:rsidRPr="00335E22">
          <w:rPr>
            <w:highlight w:val="lightGray"/>
            <w:rPrChange w:id="134" w:author="Brittany Stott" w:date="2018-09-27T21:43:00Z">
              <w:rPr/>
            </w:rPrChange>
          </w:rPr>
          <w:t>4137</w:t>
        </w:r>
      </w:ins>
      <w:del w:id="135" w:author="Brittany Stott" w:date="2018-09-27T20:53:00Z">
        <w:r w:rsidR="00880ECA" w:rsidRPr="00335E22" w:rsidDel="004137C5">
          <w:rPr>
            <w:highlight w:val="lightGray"/>
            <w:rPrChange w:id="136" w:author="Brittany Stott" w:date="2018-09-27T21:43:00Z">
              <w:rPr>
                <w:color w:val="FF0000"/>
              </w:rPr>
            </w:rPrChange>
          </w:rPr>
          <w:delText>3620</w:delText>
        </w:r>
      </w:del>
      <w:r w:rsidR="00880ECA" w:rsidRPr="00335E22">
        <w:rPr>
          <w:highlight w:val="lightGray"/>
          <w:rPrChange w:id="137" w:author="Brittany Stott" w:date="2018-09-27T21:43:00Z">
            <w:rPr>
              <w:color w:val="FF0000"/>
            </w:rPr>
          </w:rPrChange>
        </w:rPr>
        <w:t xml:space="preserve"> mmHg</w:t>
      </w:r>
      <w:r w:rsidR="00930E22" w:rsidRPr="00335E22">
        <w:rPr>
          <w:highlight w:val="lightGray"/>
          <w:rPrChange w:id="138" w:author="Brittany Stott" w:date="2018-09-27T21:43:00Z">
            <w:rPr>
              <w:color w:val="FF0000"/>
            </w:rPr>
          </w:rPrChange>
        </w:rPr>
        <w:t xml:space="preserve"> (</w:t>
      </w:r>
      <w:del w:id="139" w:author="Brittany Stott" w:date="2018-09-27T20:53:00Z">
        <w:r w:rsidR="00930E22" w:rsidRPr="00335E22" w:rsidDel="004137C5">
          <w:rPr>
            <w:highlight w:val="lightGray"/>
            <w:rPrChange w:id="140" w:author="Brittany Stott" w:date="2018-09-27T21:43:00Z">
              <w:rPr>
                <w:color w:val="FF0000"/>
              </w:rPr>
            </w:rPrChange>
          </w:rPr>
          <w:delText>7</w:delText>
        </w:r>
      </w:del>
      <w:ins w:id="141" w:author="Brittany Stott" w:date="2018-09-27T20:53:00Z">
        <w:r w:rsidR="004137C5" w:rsidRPr="00335E22">
          <w:rPr>
            <w:highlight w:val="lightGray"/>
            <w:rPrChange w:id="142" w:author="Brittany Stott" w:date="2018-09-27T21:43:00Z">
              <w:rPr/>
            </w:rPrChange>
          </w:rPr>
          <w:t>8</w:t>
        </w:r>
      </w:ins>
      <w:r w:rsidR="00930E22" w:rsidRPr="00335E22">
        <w:rPr>
          <w:highlight w:val="lightGray"/>
          <w:rPrChange w:id="143" w:author="Brittany Stott" w:date="2018-09-27T21:43:00Z">
            <w:rPr>
              <w:color w:val="FF0000"/>
            </w:rPr>
          </w:rPrChange>
        </w:rPr>
        <w:t>0 psi)</w:t>
      </w:r>
      <w:r w:rsidR="00880ECA" w:rsidRPr="00335E22">
        <w:rPr>
          <w:highlight w:val="lightGray"/>
          <w:rPrChange w:id="144" w:author="Brittany Stott" w:date="2018-09-27T21:43:00Z">
            <w:rPr>
              <w:color w:val="FF0000"/>
            </w:rPr>
          </w:rPrChange>
        </w:rPr>
        <w:t>.</w:t>
      </w:r>
      <w:r w:rsidR="00930E22" w:rsidRPr="00335E22">
        <w:rPr>
          <w:highlight w:val="lightGray"/>
          <w:rPrChange w:id="145" w:author="Brittany Stott" w:date="2018-09-27T21:43:00Z">
            <w:rPr>
              <w:color w:val="FF0000"/>
            </w:rPr>
          </w:rPrChange>
        </w:rPr>
        <w:t xml:space="preserve"> </w:t>
      </w:r>
      <w:ins w:id="146" w:author="Brittany Stott" w:date="2018-09-27T21:40:00Z">
        <w:r w:rsidR="003E00F1" w:rsidRPr="00335E22">
          <w:rPr>
            <w:highlight w:val="lightGray"/>
            <w:rPrChange w:id="147" w:author="Brittany Stott" w:date="2018-09-27T21:43:00Z">
              <w:rPr/>
            </w:rPrChange>
          </w:rPr>
          <w:t>Then, a</w:t>
        </w:r>
      </w:ins>
      <w:del w:id="148" w:author="Brittany Stott" w:date="2018-09-27T21:40:00Z">
        <w:r w:rsidR="00930E22" w:rsidRPr="00335E22" w:rsidDel="003E00F1">
          <w:rPr>
            <w:highlight w:val="lightGray"/>
            <w:rPrChange w:id="149" w:author="Brittany Stott" w:date="2018-09-27T21:43:00Z">
              <w:rPr>
                <w:color w:val="FF0000"/>
              </w:rPr>
            </w:rPrChange>
          </w:rPr>
          <w:delText>A</w:delText>
        </w:r>
      </w:del>
      <w:r w:rsidR="00930E22" w:rsidRPr="00335E22">
        <w:rPr>
          <w:highlight w:val="lightGray"/>
          <w:rPrChange w:id="150" w:author="Brittany Stott" w:date="2018-09-27T21:43:00Z">
            <w:rPr>
              <w:color w:val="FF0000"/>
            </w:rPr>
          </w:rPrChange>
        </w:rPr>
        <w:t xml:space="preserve"> </w:t>
      </w:r>
      <w:del w:id="151" w:author="Brittany Stott" w:date="2018-09-27T20:55:00Z">
        <w:r w:rsidR="00FA7D18" w:rsidRPr="00335E22" w:rsidDel="004137C5">
          <w:rPr>
            <w:highlight w:val="lightGray"/>
            <w:rPrChange w:id="152" w:author="Brittany Stott" w:date="2018-09-27T21:43:00Z">
              <w:rPr>
                <w:color w:val="FF0000"/>
                <w:highlight w:val="yellow"/>
              </w:rPr>
            </w:rPrChange>
          </w:rPr>
          <w:delText>12</w:delText>
        </w:r>
        <w:r w:rsidR="00930E22" w:rsidRPr="00335E22" w:rsidDel="004137C5">
          <w:rPr>
            <w:highlight w:val="lightGray"/>
            <w:rPrChange w:id="153" w:author="Brittany Stott" w:date="2018-09-27T21:43:00Z">
              <w:rPr>
                <w:color w:val="FF0000"/>
              </w:rPr>
            </w:rPrChange>
          </w:rPr>
          <w:delText xml:space="preserve"> </w:delText>
        </w:r>
      </w:del>
      <w:ins w:id="154" w:author="Brittany Stott" w:date="2018-09-27T20:55:00Z">
        <w:r w:rsidR="004137C5" w:rsidRPr="00335E22">
          <w:rPr>
            <w:highlight w:val="lightGray"/>
            <w:rPrChange w:id="155" w:author="Brittany Stott" w:date="2018-09-27T21:43:00Z">
              <w:rPr>
                <w:highlight w:val="yellow"/>
              </w:rPr>
            </w:rPrChange>
          </w:rPr>
          <w:t>22</w:t>
        </w:r>
      </w:ins>
      <w:ins w:id="156" w:author="Brittany Stott" w:date="2018-09-27T21:39:00Z">
        <w:r w:rsidR="003E00F1" w:rsidRPr="00335E22">
          <w:rPr>
            <w:highlight w:val="lightGray"/>
            <w:rPrChange w:id="157" w:author="Brittany Stott" w:date="2018-09-27T21:43:00Z">
              <w:rPr>
                <w:highlight w:val="yellow"/>
              </w:rPr>
            </w:rPrChange>
          </w:rPr>
          <w:t xml:space="preserve"> </w:t>
        </w:r>
      </w:ins>
      <w:r w:rsidR="00930E22" w:rsidRPr="00335E22">
        <w:rPr>
          <w:highlight w:val="lightGray"/>
          <w:rPrChange w:id="158" w:author="Brittany Stott" w:date="2018-09-27T21:43:00Z">
            <w:rPr>
              <w:color w:val="FF0000"/>
            </w:rPr>
          </w:rPrChange>
        </w:rPr>
        <w:t xml:space="preserve">N </w:t>
      </w:r>
      <w:ins w:id="159" w:author="Brittany Stott" w:date="2018-09-27T21:39:00Z">
        <w:r w:rsidR="003E00F1" w:rsidRPr="00335E22">
          <w:rPr>
            <w:highlight w:val="lightGray"/>
            <w:rPrChange w:id="160" w:author="Brittany Stott" w:date="2018-09-27T21:43:00Z">
              <w:rPr/>
            </w:rPrChange>
          </w:rPr>
          <w:t xml:space="preserve">(5 lb) </w:t>
        </w:r>
      </w:ins>
      <w:del w:id="161" w:author="Brittany Stott" w:date="2018-09-27T21:39:00Z">
        <w:r w:rsidR="00930E22" w:rsidRPr="00335E22" w:rsidDel="003E00F1">
          <w:rPr>
            <w:highlight w:val="lightGray"/>
            <w:rPrChange w:id="162" w:author="Brittany Stott" w:date="2018-09-27T21:43:00Z">
              <w:rPr>
                <w:color w:val="FF0000"/>
              </w:rPr>
            </w:rPrChange>
          </w:rPr>
          <w:delText xml:space="preserve">weight </w:delText>
        </w:r>
      </w:del>
      <w:ins w:id="163" w:author="Brittany Stott" w:date="2018-09-27T21:39:00Z">
        <w:r w:rsidR="003E00F1" w:rsidRPr="00335E22">
          <w:rPr>
            <w:highlight w:val="lightGray"/>
            <w:rPrChange w:id="164" w:author="Brittany Stott" w:date="2018-09-27T21:43:00Z">
              <w:rPr/>
            </w:rPrChange>
          </w:rPr>
          <w:t>load</w:t>
        </w:r>
        <w:r w:rsidR="003E00F1" w:rsidRPr="00335E22">
          <w:rPr>
            <w:highlight w:val="lightGray"/>
            <w:rPrChange w:id="165" w:author="Brittany Stott" w:date="2018-09-27T21:43:00Z">
              <w:rPr>
                <w:color w:val="FF0000"/>
              </w:rPr>
            </w:rPrChange>
          </w:rPr>
          <w:t xml:space="preserve"> </w:t>
        </w:r>
      </w:ins>
      <w:r w:rsidR="00930E22" w:rsidRPr="00335E22">
        <w:rPr>
          <w:highlight w:val="lightGray"/>
          <w:rPrChange w:id="166" w:author="Brittany Stott" w:date="2018-09-27T21:43:00Z">
            <w:rPr>
              <w:color w:val="FF0000"/>
            </w:rPr>
          </w:rPrChange>
        </w:rPr>
        <w:t xml:space="preserve">was hung from </w:t>
      </w:r>
      <w:ins w:id="167" w:author="Brittany Stott" w:date="2018-09-27T21:39:00Z">
        <w:r w:rsidR="003E00F1" w:rsidRPr="00335E22">
          <w:rPr>
            <w:highlight w:val="lightGray"/>
            <w:rPrChange w:id="168" w:author="Brittany Stott" w:date="2018-09-27T21:43:00Z">
              <w:rPr/>
            </w:rPrChange>
          </w:rPr>
          <w:t xml:space="preserve">the bottom end of </w:t>
        </w:r>
      </w:ins>
      <w:r w:rsidR="00930E22" w:rsidRPr="00335E22">
        <w:rPr>
          <w:highlight w:val="lightGray"/>
          <w:rPrChange w:id="169" w:author="Brittany Stott" w:date="2018-09-27T21:43:00Z">
            <w:rPr>
              <w:color w:val="FF0000"/>
            </w:rPr>
          </w:rPrChange>
        </w:rPr>
        <w:t xml:space="preserve">the muscle and </w:t>
      </w:r>
      <w:r w:rsidR="004D7E06" w:rsidRPr="00335E22">
        <w:rPr>
          <w:highlight w:val="lightGray"/>
          <w:rPrChange w:id="170" w:author="Brittany Stott" w:date="2018-09-27T21:43:00Z">
            <w:rPr>
              <w:color w:val="FF0000"/>
            </w:rPr>
          </w:rPrChange>
        </w:rPr>
        <w:t>elongation</w:t>
      </w:r>
      <w:r w:rsidR="00930E22" w:rsidRPr="00335E22">
        <w:rPr>
          <w:highlight w:val="lightGray"/>
          <w:rPrChange w:id="171" w:author="Brittany Stott" w:date="2018-09-27T21:43:00Z">
            <w:rPr>
              <w:color w:val="FF0000"/>
            </w:rPr>
          </w:rPrChange>
        </w:rPr>
        <w:t xml:space="preserve"> was </w:t>
      </w:r>
      <w:r w:rsidR="00B66F45" w:rsidRPr="00335E22">
        <w:rPr>
          <w:highlight w:val="lightGray"/>
          <w:rPrChange w:id="172" w:author="Brittany Stott" w:date="2018-09-27T21:43:00Z">
            <w:rPr>
              <w:color w:val="FF0000"/>
            </w:rPr>
          </w:rPrChange>
        </w:rPr>
        <w:t>evaluated</w:t>
      </w:r>
      <w:r w:rsidR="00930E22" w:rsidRPr="00335E22">
        <w:rPr>
          <w:highlight w:val="lightGray"/>
          <w:rPrChange w:id="173" w:author="Brittany Stott" w:date="2018-09-27T21:43:00Z">
            <w:rPr>
              <w:color w:val="FF0000"/>
            </w:rPr>
          </w:rPrChange>
        </w:rPr>
        <w:t>.</w:t>
      </w:r>
      <w:commentRangeEnd w:id="106"/>
      <w:ins w:id="174" w:author="Brittany Stott" w:date="2018-09-27T20:55:00Z">
        <w:r w:rsidR="004137C5" w:rsidRPr="00335E22">
          <w:rPr>
            <w:highlight w:val="lightGray"/>
            <w:rPrChange w:id="175" w:author="Brittany Stott" w:date="2018-09-27T21:43:00Z">
              <w:rPr/>
            </w:rPrChange>
          </w:rPr>
          <w:t xml:space="preserve"> The experiment was repeated with muscles of varying lengths, from </w:t>
        </w:r>
      </w:ins>
      <w:ins w:id="176" w:author="Brittany Stott" w:date="2018-09-27T20:56:00Z">
        <w:r w:rsidR="004137C5" w:rsidRPr="00335E22">
          <w:rPr>
            <w:highlight w:val="lightGray"/>
            <w:rPrChange w:id="177" w:author="Brittany Stott" w:date="2018-09-27T21:43:00Z">
              <w:rPr/>
            </w:rPrChange>
          </w:rPr>
          <w:t xml:space="preserve">4.5 </w:t>
        </w:r>
        <w:r w:rsidR="006A1D86" w:rsidRPr="00335E22">
          <w:rPr>
            <w:highlight w:val="lightGray"/>
            <w:rPrChange w:id="178" w:author="Brittany Stott" w:date="2018-09-27T21:43:00Z">
              <w:rPr/>
            </w:rPrChange>
          </w:rPr>
          <w:t>inches to 11.5 inches</w:t>
        </w:r>
      </w:ins>
      <w:ins w:id="179" w:author="Brittany Stott" w:date="2018-09-27T21:40:00Z">
        <w:r w:rsidR="003E00F1" w:rsidRPr="00335E22">
          <w:rPr>
            <w:highlight w:val="lightGray"/>
            <w:rPrChange w:id="180" w:author="Brittany Stott" w:date="2018-09-27T21:43:00Z">
              <w:rPr/>
            </w:rPrChange>
          </w:rPr>
          <w:t>,</w:t>
        </w:r>
      </w:ins>
      <w:ins w:id="181" w:author="Brittany Stott" w:date="2018-09-27T20:56:00Z">
        <w:r w:rsidR="006A1D86" w:rsidRPr="00335E22">
          <w:rPr>
            <w:highlight w:val="lightGray"/>
            <w:rPrChange w:id="182" w:author="Brittany Stott" w:date="2018-09-27T21:43:00Z">
              <w:rPr/>
            </w:rPrChange>
          </w:rPr>
          <w:t xml:space="preserve"> in order to analyze deformation under varying IMP.</w:t>
        </w:r>
      </w:ins>
      <w:r w:rsidR="00EB4168" w:rsidRPr="00335E22">
        <w:rPr>
          <w:rStyle w:val="CommentReference"/>
          <w:highlight w:val="lightGray"/>
          <w:rPrChange w:id="183" w:author="Brittany Stott" w:date="2018-09-27T21:43:00Z">
            <w:rPr>
              <w:rStyle w:val="CommentReference"/>
            </w:rPr>
          </w:rPrChange>
        </w:rPr>
        <w:commentReference w:id="106"/>
      </w:r>
    </w:p>
    <w:p w14:paraId="63286164" w14:textId="49D9C5F4" w:rsidR="002B1F36" w:rsidRDefault="002B1F36">
      <w:r>
        <w:t xml:space="preserve">Spinal </w:t>
      </w:r>
      <w:r w:rsidR="009E3DA7">
        <w:t>S</w:t>
      </w:r>
      <w:r>
        <w:t>tability:</w:t>
      </w:r>
    </w:p>
    <w:p w14:paraId="5F1EC3B7" w14:textId="7439D9A7" w:rsidR="002B1F36" w:rsidRDefault="00370113">
      <w:r>
        <w:t>The</w:t>
      </w:r>
      <w:r w:rsidR="001A69BF">
        <w:t xml:space="preserve"> thoracic and abdominal-pelvic cavities were inflated to </w:t>
      </w:r>
      <w:r w:rsidR="00B66F45" w:rsidRPr="00B66F45">
        <w:rPr>
          <w:color w:val="000000" w:themeColor="text1"/>
        </w:rPr>
        <w:t>52</w:t>
      </w:r>
      <w:r w:rsidRPr="00B66F45">
        <w:rPr>
          <w:color w:val="000000" w:themeColor="text1"/>
        </w:rPr>
        <w:t xml:space="preserve"> mmHg</w:t>
      </w:r>
      <w:r w:rsidR="00576E19" w:rsidRPr="00B66F45">
        <w:rPr>
          <w:color w:val="000000" w:themeColor="text1"/>
        </w:rPr>
        <w:t xml:space="preserve"> (1 psi)</w:t>
      </w:r>
      <w:r w:rsidRPr="00B66F45">
        <w:rPr>
          <w:color w:val="000000" w:themeColor="text1"/>
        </w:rPr>
        <w:t xml:space="preserve"> as the control value.</w:t>
      </w:r>
      <w:r w:rsidR="001A69BF" w:rsidRPr="00B66F45">
        <w:rPr>
          <w:color w:val="000000" w:themeColor="text1"/>
        </w:rPr>
        <w:t xml:space="preserve"> </w:t>
      </w:r>
      <w:r w:rsidR="00194EDC" w:rsidRPr="00B66F45">
        <w:rPr>
          <w:color w:val="000000" w:themeColor="text1"/>
        </w:rPr>
        <w:t xml:space="preserve">Intrathoracic pressure (ITP) was kept constant throughout the experiments at </w:t>
      </w:r>
      <w:r w:rsidR="00787607" w:rsidRPr="00B66F45">
        <w:rPr>
          <w:color w:val="000000" w:themeColor="text1"/>
        </w:rPr>
        <w:t>52</w:t>
      </w:r>
      <w:r w:rsidR="00194EDC" w:rsidRPr="00B66F45">
        <w:rPr>
          <w:color w:val="000000" w:themeColor="text1"/>
        </w:rPr>
        <w:t xml:space="preserve"> </w:t>
      </w:r>
      <w:r w:rsidR="00194EDC">
        <w:t xml:space="preserve">mmHg. </w:t>
      </w:r>
      <w:r w:rsidR="001A69BF">
        <w:t>The initial position of the spin</w:t>
      </w:r>
      <w:r w:rsidR="00257C89">
        <w:t>e</w:t>
      </w:r>
      <w:r w:rsidR="009D30AE">
        <w:t xml:space="preserve"> model</w:t>
      </w:r>
      <w:r w:rsidR="001A69BF">
        <w:t xml:space="preserve"> was observed.</w:t>
      </w:r>
      <w:r w:rsidR="005869E2">
        <w:t xml:space="preserve"> </w:t>
      </w:r>
      <w:r w:rsidR="009E3DA7">
        <w:t xml:space="preserve">A </w:t>
      </w:r>
      <w:r w:rsidR="00BB0F76" w:rsidRPr="000F31F3">
        <w:t xml:space="preserve">50N </w:t>
      </w:r>
      <w:r w:rsidR="009E3DA7">
        <w:t xml:space="preserve">force </w:t>
      </w:r>
      <w:r w:rsidR="00BB0F76" w:rsidRPr="000F31F3">
        <w:t>wa</w:t>
      </w:r>
      <w:r w:rsidR="00BB0F76">
        <w:t xml:space="preserve">s applied in vertical compression on the spine and the displacement was observed and recorded. </w:t>
      </w:r>
      <w:r w:rsidR="000F31F3">
        <w:t>The spine was determined to be stable</w:t>
      </w:r>
      <w:ins w:id="184" w:author="Mark Driscoll" w:date="2018-09-27T16:41:00Z">
        <w:r w:rsidR="00EB4168">
          <w:t xml:space="preserve">, at the baseline, which </w:t>
        </w:r>
      </w:ins>
      <w:del w:id="185" w:author="Mark Driscoll" w:date="2018-09-27T16:41:00Z">
        <w:r w:rsidR="000F31F3" w:rsidDel="00EB4168">
          <w:delText xml:space="preserve"> when</w:delText>
        </w:r>
        <w:r w:rsidR="00B66F45" w:rsidDel="00EB4168">
          <w:delText xml:space="preserve"> </w:delText>
        </w:r>
      </w:del>
      <w:ins w:id="186" w:author="Mark Driscoll" w:date="2018-09-27T16:41:00Z">
        <w:r w:rsidR="00EB4168">
          <w:t xml:space="preserve">required </w:t>
        </w:r>
      </w:ins>
      <w:r w:rsidR="00D91AA4">
        <w:t>each</w:t>
      </w:r>
      <w:r w:rsidR="00B66F45">
        <w:t xml:space="preserve"> muscle </w:t>
      </w:r>
      <w:r w:rsidR="00D91AA4">
        <w:t>was</w:t>
      </w:r>
      <w:r w:rsidR="00B66F45">
        <w:t xml:space="preserve"> inflated to an</w:t>
      </w:r>
      <w:r w:rsidR="000F31F3">
        <w:t xml:space="preserve"> IMP </w:t>
      </w:r>
      <w:r w:rsidR="00B66F45">
        <w:t xml:space="preserve">of </w:t>
      </w:r>
      <w:r w:rsidR="000F31F3">
        <w:t>1551 mmHg</w:t>
      </w:r>
      <w:r w:rsidR="00576E19">
        <w:t xml:space="preserve"> (30 psi</w:t>
      </w:r>
      <w:r w:rsidR="00B66F45">
        <w:t>)</w:t>
      </w:r>
      <w:r w:rsidR="000F31F3">
        <w:t>.</w:t>
      </w:r>
      <w:r w:rsidR="005869E2">
        <w:t xml:space="preserve"> </w:t>
      </w:r>
    </w:p>
    <w:p w14:paraId="127105F8" w14:textId="2EBD973D" w:rsidR="009A58C9" w:rsidRDefault="009A58C9">
      <w:r>
        <w:t xml:space="preserve">The experiment was repeated with </w:t>
      </w:r>
      <w:r w:rsidR="00BD4065">
        <w:t>a</w:t>
      </w:r>
      <w:r w:rsidRPr="000F31F3">
        <w:rPr>
          <w:color w:val="0070C0"/>
        </w:rPr>
        <w:t xml:space="preserve"> </w:t>
      </w:r>
      <w:r>
        <w:t xml:space="preserve">decrease in IAP by increments of </w:t>
      </w:r>
      <w:r w:rsidR="00AE7434">
        <w:t>13</w:t>
      </w:r>
      <w:r w:rsidR="000F31F3">
        <w:t xml:space="preserve"> mmHg (0.25 psi)</w:t>
      </w:r>
      <w:r>
        <w:t xml:space="preserve">, resulting in a minimum and maximum IAP of </w:t>
      </w:r>
      <w:r w:rsidR="000F31F3">
        <w:t>0</w:t>
      </w:r>
      <w:r>
        <w:t xml:space="preserve"> </w:t>
      </w:r>
      <w:r w:rsidR="000F31F3">
        <w:t>mmHg</w:t>
      </w:r>
      <w:r w:rsidR="00834884">
        <w:t xml:space="preserve"> </w:t>
      </w:r>
      <w:r w:rsidRPr="000C2C05">
        <w:rPr>
          <w:color w:val="000000" w:themeColor="text1"/>
        </w:rPr>
        <w:t xml:space="preserve">and </w:t>
      </w:r>
      <w:r w:rsidR="000C2C05" w:rsidRPr="000C2C05">
        <w:rPr>
          <w:color w:val="000000" w:themeColor="text1"/>
        </w:rPr>
        <w:t>52</w:t>
      </w:r>
      <w:r w:rsidR="000F31F3" w:rsidRPr="000C2C05">
        <w:rPr>
          <w:color w:val="000000" w:themeColor="text1"/>
        </w:rPr>
        <w:t xml:space="preserve"> mmH</w:t>
      </w:r>
      <w:r w:rsidR="00151A64">
        <w:rPr>
          <w:color w:val="000000" w:themeColor="text1"/>
        </w:rPr>
        <w:t>g</w:t>
      </w:r>
      <w:r w:rsidRPr="000C2C05">
        <w:rPr>
          <w:color w:val="000000" w:themeColor="text1"/>
        </w:rPr>
        <w:t>, respectively</w:t>
      </w:r>
      <w:r>
        <w:t xml:space="preserve">. The </w:t>
      </w:r>
      <w:r w:rsidR="00834884">
        <w:t xml:space="preserve">spinal </w:t>
      </w:r>
      <w:r>
        <w:t>displacement at each increment was recorded</w:t>
      </w:r>
      <w:r w:rsidR="00AE7434">
        <w:t>. Next,</w:t>
      </w:r>
      <w:r>
        <w:t xml:space="preserve"> the IMP in the </w:t>
      </w:r>
      <w:r w:rsidR="00191CF6">
        <w:t>paraspinal</w:t>
      </w:r>
      <w:r>
        <w:t xml:space="preserve"> and ab</w:t>
      </w:r>
      <w:r w:rsidR="006F4A60">
        <w:t xml:space="preserve">dominal muscles </w:t>
      </w:r>
      <w:r w:rsidR="00191CF6">
        <w:t>was</w:t>
      </w:r>
      <w:r w:rsidR="006F4A60">
        <w:t xml:space="preserve"> adjusted accordingly to maintain spinal stability. </w:t>
      </w:r>
    </w:p>
    <w:p w14:paraId="69876780" w14:textId="794B14E3" w:rsidR="005869E2" w:rsidRDefault="001646A8">
      <w:r>
        <w:t xml:space="preserve">It should be noted that </w:t>
      </w:r>
      <w:r w:rsidR="000F31F3">
        <w:t xml:space="preserve">numerous iterations were performed for </w:t>
      </w:r>
      <w:r>
        <w:t xml:space="preserve">each experiment </w:t>
      </w:r>
      <w:r w:rsidR="00C22648">
        <w:t xml:space="preserve">to account for variation. </w:t>
      </w:r>
      <w:r w:rsidR="005869E2">
        <w:t>The</w:t>
      </w:r>
      <w:ins w:id="187" w:author="Mark Driscoll" w:date="2018-09-27T16:41:00Z">
        <w:r w:rsidR="00EB4168">
          <w:t>se</w:t>
        </w:r>
      </w:ins>
      <w:r w:rsidR="005869E2">
        <w:t xml:space="preserve"> experiment</w:t>
      </w:r>
      <w:r w:rsidR="0045695F">
        <w:t>s</w:t>
      </w:r>
      <w:r w:rsidR="005869E2">
        <w:t xml:space="preserve"> w</w:t>
      </w:r>
      <w:r w:rsidR="0045695F">
        <w:t>ere</w:t>
      </w:r>
      <w:r w:rsidR="004D7E06">
        <w:t xml:space="preserve"> then</w:t>
      </w:r>
      <w:r w:rsidR="005869E2">
        <w:t xml:space="preserve"> </w:t>
      </w:r>
      <w:r w:rsidR="00AE7434">
        <w:t>repeated</w:t>
      </w:r>
      <w:r w:rsidR="005869E2">
        <w:t xml:space="preserve"> with </w:t>
      </w:r>
      <w:r w:rsidR="00EB016B">
        <w:t>five additional pneumatic muscles</w:t>
      </w:r>
      <w:r w:rsidR="00AE7434">
        <w:t xml:space="preserve">, three erector spinae and two psoas </w:t>
      </w:r>
      <w:proofErr w:type="gramStart"/>
      <w:r w:rsidR="00AE7434">
        <w:t>major</w:t>
      </w:r>
      <w:proofErr w:type="gramEnd"/>
      <w:r w:rsidR="00AE7434">
        <w:t>,</w:t>
      </w:r>
      <w:r w:rsidR="00EB016B">
        <w:t xml:space="preserve"> </w:t>
      </w:r>
      <w:r w:rsidR="00AE7434">
        <w:t>to determine if the</w:t>
      </w:r>
      <w:r w:rsidR="004D7E06">
        <w:t xml:space="preserve"> results from the</w:t>
      </w:r>
      <w:r w:rsidR="00AE7434">
        <w:t xml:space="preserve"> initial 12 pneumatic muscles were sufficient</w:t>
      </w:r>
      <w:ins w:id="188" w:author="Mark Driscoll" w:date="2018-09-27T16:42:00Z">
        <w:r w:rsidR="00EB4168">
          <w:t xml:space="preserve"> and to evaluate the sensitivity of the prior selected and explored muscles in the experimental model.</w:t>
        </w:r>
      </w:ins>
      <w:del w:id="189" w:author="Mark Driscoll" w:date="2018-09-27T16:42:00Z">
        <w:r w:rsidR="00AE7434" w:rsidDel="00EB4168">
          <w:delText xml:space="preserve">. </w:delText>
        </w:r>
      </w:del>
    </w:p>
    <w:p w14:paraId="5F75E17D" w14:textId="77777777" w:rsidR="004D7E06" w:rsidRDefault="004D7E06"/>
    <w:p w14:paraId="5A3AAE3A" w14:textId="310AFB44" w:rsidR="0027470F" w:rsidRPr="00696E5D" w:rsidRDefault="0027470F" w:rsidP="0027470F">
      <w:pPr>
        <w:rPr>
          <w:b/>
        </w:rPr>
      </w:pPr>
      <w:r w:rsidRPr="00696E5D">
        <w:rPr>
          <w:b/>
        </w:rPr>
        <w:t xml:space="preserve">Results: Serves to describe your results (not interpret the results). Just list them as if you were a thoughtless robot. </w:t>
      </w:r>
    </w:p>
    <w:p w14:paraId="1851D705" w14:textId="0E0B0238" w:rsidR="0027470F" w:rsidRPr="00335E22" w:rsidRDefault="00416625">
      <w:pPr>
        <w:rPr>
          <w:highlight w:val="lightGray"/>
          <w:rPrChange w:id="190" w:author="Brittany Stott" w:date="2018-09-27T21:43:00Z">
            <w:rPr>
              <w:color w:val="FF0000"/>
            </w:rPr>
          </w:rPrChange>
        </w:rPr>
      </w:pPr>
      <w:r w:rsidRPr="00335E22">
        <w:rPr>
          <w:highlight w:val="lightGray"/>
          <w:rPrChange w:id="191" w:author="Brittany Stott" w:date="2018-09-27T21:43:00Z">
            <w:rPr>
              <w:color w:val="FF0000"/>
            </w:rPr>
          </w:rPrChange>
        </w:rPr>
        <w:t xml:space="preserve">Muscle strength: </w:t>
      </w:r>
    </w:p>
    <w:p w14:paraId="239CD957" w14:textId="26397CDE" w:rsidR="007E6483" w:rsidRPr="00335E22" w:rsidRDefault="00611A2E">
      <w:pPr>
        <w:jc w:val="center"/>
        <w:rPr>
          <w:ins w:id="192" w:author="Brittany Stott" w:date="2018-09-27T21:08:00Z"/>
          <w:color w:val="FF0000"/>
          <w:highlight w:val="lightGray"/>
          <w:rPrChange w:id="193" w:author="Brittany Stott" w:date="2018-09-27T21:43:00Z">
            <w:rPr>
              <w:ins w:id="194" w:author="Brittany Stott" w:date="2018-09-27T21:08:00Z"/>
              <w:color w:val="FF0000"/>
            </w:rPr>
          </w:rPrChange>
        </w:rPr>
        <w:pPrChange w:id="195" w:author="Brittany Stott" w:date="2018-09-27T21:32:00Z">
          <w:pPr/>
        </w:pPrChange>
      </w:pPr>
      <w:del w:id="196" w:author="Brittany Stott" w:date="2018-09-27T21:32:00Z">
        <w:r w:rsidRPr="00335E22" w:rsidDel="00633954">
          <w:rPr>
            <w:color w:val="FF0000"/>
            <w:highlight w:val="lightGray"/>
            <w:rPrChange w:id="197" w:author="Brittany Stott" w:date="2018-09-27T21:43:00Z">
              <w:rPr>
                <w:color w:val="FF0000"/>
              </w:rPr>
            </w:rPrChange>
          </w:rPr>
          <w:lastRenderedPageBreak/>
          <w:delText>***Graph? Show displacement vs pressure figure?</w:delText>
        </w:r>
      </w:del>
      <w:ins w:id="198" w:author="Brittany Stott" w:date="2018-09-27T21:31:00Z">
        <w:r w:rsidR="00701EFA" w:rsidRPr="00335E22">
          <w:rPr>
            <w:noProof/>
            <w:highlight w:val="lightGray"/>
            <w:rPrChange w:id="199" w:author="Brittany Stott" w:date="2018-09-27T21:43:00Z">
              <w:rPr>
                <w:noProof/>
              </w:rPr>
            </w:rPrChange>
          </w:rPr>
          <w:drawing>
            <wp:inline distT="0" distB="0" distL="0" distR="0" wp14:anchorId="5F5EAC32" wp14:editId="0F17C0EE">
              <wp:extent cx="6629400" cy="3869055"/>
              <wp:effectExtent l="0" t="0" r="0" b="0"/>
              <wp:docPr id="151" name="Chart 151">
                <a:extLst xmlns:a="http://schemas.openxmlformats.org/drawingml/2006/main">
                  <a:ext uri="{FF2B5EF4-FFF2-40B4-BE49-F238E27FC236}">
                    <a16:creationId xmlns:a16="http://schemas.microsoft.com/office/drawing/2014/main" id="{C59043D6-8E1B-4F1B-95EB-946267320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ins>
    </w:p>
    <w:p w14:paraId="49576365" w14:textId="4BEC62B6" w:rsidR="007E6483" w:rsidRPr="00335E22" w:rsidDel="003E00F1" w:rsidRDefault="007E6483">
      <w:pPr>
        <w:rPr>
          <w:del w:id="200" w:author="Brittany Stott" w:date="2018-09-27T21:33:00Z"/>
          <w:sz w:val="20"/>
          <w:szCs w:val="20"/>
          <w:highlight w:val="lightGray"/>
          <w:rPrChange w:id="201" w:author="Brittany Stott" w:date="2018-09-27T21:43:00Z">
            <w:rPr>
              <w:del w:id="202" w:author="Brittany Stott" w:date="2018-09-27T21:33:00Z"/>
              <w:color w:val="FF0000"/>
              <w:sz w:val="20"/>
              <w:szCs w:val="20"/>
            </w:rPr>
          </w:rPrChange>
        </w:rPr>
      </w:pPr>
      <w:ins w:id="203" w:author="Brittany Stott" w:date="2018-09-27T21:08:00Z">
        <w:r w:rsidRPr="00335E22">
          <w:rPr>
            <w:sz w:val="20"/>
            <w:szCs w:val="20"/>
            <w:highlight w:val="lightGray"/>
            <w:rPrChange w:id="204" w:author="Brittany Stott" w:date="2018-09-27T21:43:00Z">
              <w:rPr>
                <w:color w:val="FF0000"/>
              </w:rPr>
            </w:rPrChange>
          </w:rPr>
          <w:t xml:space="preserve">Fig. </w:t>
        </w:r>
      </w:ins>
      <w:ins w:id="205" w:author="Brittany Stott" w:date="2018-09-27T21:09:00Z">
        <w:r w:rsidRPr="00335E22">
          <w:rPr>
            <w:sz w:val="20"/>
            <w:szCs w:val="20"/>
            <w:highlight w:val="lightGray"/>
            <w:rPrChange w:id="206" w:author="Brittany Stott" w:date="2018-09-27T21:43:00Z">
              <w:rPr>
                <w:color w:val="FF0000"/>
              </w:rPr>
            </w:rPrChange>
          </w:rPr>
          <w:t xml:space="preserve">2: </w:t>
        </w:r>
      </w:ins>
      <w:ins w:id="207" w:author="Brittany Stott" w:date="2018-09-27T21:11:00Z">
        <w:r w:rsidR="00CB6617" w:rsidRPr="00335E22">
          <w:rPr>
            <w:sz w:val="20"/>
            <w:szCs w:val="20"/>
            <w:highlight w:val="lightGray"/>
            <w:rPrChange w:id="208" w:author="Brittany Stott" w:date="2018-09-27T21:43:00Z">
              <w:rPr>
                <w:color w:val="FF0000"/>
                <w:sz w:val="20"/>
                <w:szCs w:val="20"/>
              </w:rPr>
            </w:rPrChange>
          </w:rPr>
          <w:t xml:space="preserve">Pressure development in the pneumatic muscles as a function of deformation, with and without </w:t>
        </w:r>
      </w:ins>
      <w:ins w:id="209" w:author="Brittany Stott" w:date="2018-09-27T21:12:00Z">
        <w:r w:rsidR="00CB6617" w:rsidRPr="00335E22">
          <w:rPr>
            <w:sz w:val="20"/>
            <w:szCs w:val="20"/>
            <w:highlight w:val="lightGray"/>
            <w:rPrChange w:id="210" w:author="Brittany Stott" w:date="2018-09-27T21:43:00Z">
              <w:rPr>
                <w:color w:val="FF0000"/>
                <w:sz w:val="20"/>
                <w:szCs w:val="20"/>
              </w:rPr>
            </w:rPrChange>
          </w:rPr>
          <w:t>a 22 N load applied</w:t>
        </w:r>
      </w:ins>
    </w:p>
    <w:p w14:paraId="4693ACB2" w14:textId="77777777" w:rsidR="003E00F1" w:rsidRPr="00335E22" w:rsidRDefault="003E00F1">
      <w:pPr>
        <w:rPr>
          <w:ins w:id="211" w:author="Brittany Stott" w:date="2018-09-27T21:38:00Z"/>
          <w:sz w:val="20"/>
          <w:szCs w:val="20"/>
          <w:highlight w:val="lightGray"/>
          <w:rPrChange w:id="212" w:author="Brittany Stott" w:date="2018-09-27T21:43:00Z">
            <w:rPr>
              <w:ins w:id="213" w:author="Brittany Stott" w:date="2018-09-27T21:38:00Z"/>
              <w:color w:val="FF0000"/>
            </w:rPr>
          </w:rPrChange>
        </w:rPr>
      </w:pPr>
    </w:p>
    <w:p w14:paraId="2EA4CD29" w14:textId="070AC6AB" w:rsidR="00611A2E" w:rsidRPr="003B4874" w:rsidDel="00652937" w:rsidRDefault="00652937">
      <w:pPr>
        <w:rPr>
          <w:del w:id="214" w:author="Brittany Stott" w:date="2018-09-27T21:45:00Z"/>
          <w:rPrChange w:id="215" w:author="Brittany Stott" w:date="2018-09-27T20:49:00Z">
            <w:rPr>
              <w:del w:id="216" w:author="Brittany Stott" w:date="2018-09-27T21:45:00Z"/>
              <w:color w:val="FF0000"/>
            </w:rPr>
          </w:rPrChange>
        </w:rPr>
      </w:pPr>
      <w:ins w:id="217" w:author="Brittany Stott" w:date="2018-09-27T21:45:00Z">
        <w:r>
          <w:rPr>
            <w:highlight w:val="lightGray"/>
          </w:rPr>
          <w:t>D</w:t>
        </w:r>
      </w:ins>
      <w:ins w:id="218" w:author="Brittany Stott" w:date="2018-09-27T21:33:00Z">
        <w:r w:rsidR="00633954" w:rsidRPr="00335E22">
          <w:rPr>
            <w:highlight w:val="lightGray"/>
            <w:rPrChange w:id="219" w:author="Brittany Stott" w:date="2018-09-27T21:43:00Z">
              <w:rPr/>
            </w:rPrChange>
          </w:rPr>
          <w:t xml:space="preserve">isplayed in Fig. 2, </w:t>
        </w:r>
      </w:ins>
      <w:del w:id="220" w:author="Brittany Stott" w:date="2018-09-27T21:33:00Z">
        <w:r w:rsidR="00317B6B" w:rsidRPr="00335E22" w:rsidDel="00633954">
          <w:rPr>
            <w:highlight w:val="lightGray"/>
            <w:rPrChange w:id="221" w:author="Brittany Stott" w:date="2018-09-27T21:43:00Z">
              <w:rPr>
                <w:color w:val="FF0000"/>
              </w:rPr>
            </w:rPrChange>
          </w:rPr>
          <w:delText>T</w:delText>
        </w:r>
      </w:del>
      <w:ins w:id="222" w:author="Brittany Stott" w:date="2018-09-27T21:33:00Z">
        <w:r w:rsidR="00633954" w:rsidRPr="00335E22">
          <w:rPr>
            <w:highlight w:val="lightGray"/>
            <w:rPrChange w:id="223" w:author="Brittany Stott" w:date="2018-09-27T21:43:00Z">
              <w:rPr/>
            </w:rPrChange>
          </w:rPr>
          <w:t>t</w:t>
        </w:r>
      </w:ins>
      <w:r w:rsidR="00317B6B" w:rsidRPr="00335E22">
        <w:rPr>
          <w:highlight w:val="lightGray"/>
          <w:rPrChange w:id="224" w:author="Brittany Stott" w:date="2018-09-27T21:43:00Z">
            <w:rPr>
              <w:color w:val="FF0000"/>
            </w:rPr>
          </w:rPrChange>
        </w:rPr>
        <w:t xml:space="preserve">he </w:t>
      </w:r>
      <w:r w:rsidR="001763C4" w:rsidRPr="00335E22">
        <w:rPr>
          <w:highlight w:val="lightGray"/>
          <w:rPrChange w:id="225" w:author="Brittany Stott" w:date="2018-09-27T21:43:00Z">
            <w:rPr>
              <w:color w:val="FF0000"/>
            </w:rPr>
          </w:rPrChange>
        </w:rPr>
        <w:t xml:space="preserve">pneumatic </w:t>
      </w:r>
      <w:r w:rsidR="00317B6B" w:rsidRPr="00335E22">
        <w:rPr>
          <w:highlight w:val="lightGray"/>
          <w:rPrChange w:id="226" w:author="Brittany Stott" w:date="2018-09-27T21:43:00Z">
            <w:rPr>
              <w:color w:val="FF0000"/>
            </w:rPr>
          </w:rPrChange>
        </w:rPr>
        <w:t>muscle</w:t>
      </w:r>
      <w:r w:rsidR="001763C4" w:rsidRPr="00335E22">
        <w:rPr>
          <w:highlight w:val="lightGray"/>
          <w:rPrChange w:id="227" w:author="Brittany Stott" w:date="2018-09-27T21:43:00Z">
            <w:rPr>
              <w:color w:val="FF0000"/>
            </w:rPr>
          </w:rPrChange>
        </w:rPr>
        <w:t>s c</w:t>
      </w:r>
      <w:r w:rsidR="00EF2FCA" w:rsidRPr="00335E22">
        <w:rPr>
          <w:highlight w:val="lightGray"/>
          <w:rPrChange w:id="228" w:author="Brittany Stott" w:date="2018-09-27T21:43:00Z">
            <w:rPr>
              <w:color w:val="FF0000"/>
            </w:rPr>
          </w:rPrChange>
        </w:rPr>
        <w:t xml:space="preserve">ould not withstand an IAP </w:t>
      </w:r>
      <w:r w:rsidR="009B0A5D" w:rsidRPr="00335E22">
        <w:rPr>
          <w:highlight w:val="lightGray"/>
          <w:rPrChange w:id="229" w:author="Brittany Stott" w:date="2018-09-27T21:43:00Z">
            <w:rPr>
              <w:color w:val="FF0000"/>
            </w:rPr>
          </w:rPrChange>
        </w:rPr>
        <w:t>greater t</w:t>
      </w:r>
      <w:r w:rsidR="00EF2FCA" w:rsidRPr="00335E22">
        <w:rPr>
          <w:highlight w:val="lightGray"/>
          <w:rPrChange w:id="230" w:author="Brittany Stott" w:date="2018-09-27T21:43:00Z">
            <w:rPr>
              <w:color w:val="FF0000"/>
            </w:rPr>
          </w:rPrChange>
        </w:rPr>
        <w:t xml:space="preserve">han </w:t>
      </w:r>
      <w:ins w:id="231" w:author="Brittany Stott" w:date="2018-09-27T21:13:00Z">
        <w:r w:rsidR="00CB6617" w:rsidRPr="00335E22">
          <w:rPr>
            <w:highlight w:val="lightGray"/>
            <w:rPrChange w:id="232" w:author="Brittany Stott" w:date="2018-09-27T21:43:00Z">
              <w:rPr/>
            </w:rPrChange>
          </w:rPr>
          <w:t>3620 mmHg (70 psi)</w:t>
        </w:r>
      </w:ins>
      <w:ins w:id="233" w:author="Brittany Stott" w:date="2018-09-27T21:38:00Z">
        <w:r w:rsidR="003E00F1" w:rsidRPr="00335E22">
          <w:rPr>
            <w:highlight w:val="lightGray"/>
            <w:rPrChange w:id="234" w:author="Brittany Stott" w:date="2018-09-27T21:43:00Z">
              <w:rPr/>
            </w:rPrChange>
          </w:rPr>
          <w:t xml:space="preserve"> </w:t>
        </w:r>
      </w:ins>
      <w:del w:id="235" w:author="Brittany Stott" w:date="2018-09-27T20:57:00Z">
        <w:r w:rsidR="005A34C3" w:rsidRPr="00335E22" w:rsidDel="006A1D86">
          <w:rPr>
            <w:highlight w:val="lightGray"/>
            <w:rPrChange w:id="236" w:author="Brittany Stott" w:date="2018-09-27T21:43:00Z">
              <w:rPr>
                <w:color w:val="FF0000"/>
              </w:rPr>
            </w:rPrChange>
          </w:rPr>
          <w:delText>3620 mmHg (</w:delText>
        </w:r>
        <w:r w:rsidR="00EF2FCA" w:rsidRPr="00335E22" w:rsidDel="006A1D86">
          <w:rPr>
            <w:highlight w:val="lightGray"/>
            <w:rPrChange w:id="237" w:author="Brittany Stott" w:date="2018-09-27T21:43:00Z">
              <w:rPr>
                <w:color w:val="FF0000"/>
              </w:rPr>
            </w:rPrChange>
          </w:rPr>
          <w:delText>70 psi</w:delText>
        </w:r>
        <w:r w:rsidR="005A34C3" w:rsidRPr="00335E22" w:rsidDel="006A1D86">
          <w:rPr>
            <w:highlight w:val="lightGray"/>
            <w:rPrChange w:id="238" w:author="Brittany Stott" w:date="2018-09-27T21:43:00Z">
              <w:rPr>
                <w:color w:val="FF0000"/>
              </w:rPr>
            </w:rPrChange>
          </w:rPr>
          <w:delText>)</w:delText>
        </w:r>
      </w:del>
      <w:ins w:id="239" w:author="Brittany Stott" w:date="2018-09-27T21:13:00Z">
        <w:r w:rsidR="00CB6617" w:rsidRPr="00335E22">
          <w:rPr>
            <w:highlight w:val="lightGray"/>
            <w:rPrChange w:id="240" w:author="Brittany Stott" w:date="2018-09-27T21:43:00Z">
              <w:rPr/>
            </w:rPrChange>
          </w:rPr>
          <w:t>to</w:t>
        </w:r>
      </w:ins>
      <w:ins w:id="241" w:author="Brittany Stott" w:date="2018-09-27T20:57:00Z">
        <w:r w:rsidR="006A1D86" w:rsidRPr="00335E22">
          <w:rPr>
            <w:highlight w:val="lightGray"/>
            <w:rPrChange w:id="242" w:author="Brittany Stott" w:date="2018-09-27T21:43:00Z">
              <w:rPr/>
            </w:rPrChange>
          </w:rPr>
          <w:t xml:space="preserve"> 4137 mmHg</w:t>
        </w:r>
      </w:ins>
      <w:ins w:id="243" w:author="Brittany Stott" w:date="2018-09-27T21:13:00Z">
        <w:r w:rsidR="00CB6617" w:rsidRPr="00335E22">
          <w:rPr>
            <w:highlight w:val="lightGray"/>
            <w:rPrChange w:id="244" w:author="Brittany Stott" w:date="2018-09-27T21:43:00Z">
              <w:rPr/>
            </w:rPrChange>
          </w:rPr>
          <w:t>, due to material stre</w:t>
        </w:r>
      </w:ins>
      <w:ins w:id="245" w:author="Brittany Stott" w:date="2018-09-27T21:14:00Z">
        <w:r w:rsidR="00CB6617" w:rsidRPr="00335E22">
          <w:rPr>
            <w:highlight w:val="lightGray"/>
            <w:rPrChange w:id="246" w:author="Brittany Stott" w:date="2018-09-27T21:43:00Z">
              <w:rPr/>
            </w:rPrChange>
          </w:rPr>
          <w:t>ngth</w:t>
        </w:r>
      </w:ins>
      <w:r w:rsidR="00EF2FCA" w:rsidRPr="00335E22">
        <w:rPr>
          <w:highlight w:val="lightGray"/>
          <w:rPrChange w:id="247" w:author="Brittany Stott" w:date="2018-09-27T21:43:00Z">
            <w:rPr>
              <w:color w:val="FF0000"/>
            </w:rPr>
          </w:rPrChange>
        </w:rPr>
        <w:t>.</w:t>
      </w:r>
      <w:ins w:id="248" w:author="Brittany Stott" w:date="2018-09-27T20:58:00Z">
        <w:r w:rsidR="006A1D86" w:rsidRPr="00335E22">
          <w:rPr>
            <w:highlight w:val="lightGray"/>
            <w:rPrChange w:id="249" w:author="Brittany Stott" w:date="2018-09-27T21:43:00Z">
              <w:rPr/>
            </w:rPrChange>
          </w:rPr>
          <w:t xml:space="preserve"> It was </w:t>
        </w:r>
      </w:ins>
      <w:ins w:id="250" w:author="Brittany Stott" w:date="2018-09-27T20:59:00Z">
        <w:r w:rsidR="006A1D86" w:rsidRPr="00335E22">
          <w:rPr>
            <w:highlight w:val="lightGray"/>
            <w:rPrChange w:id="251" w:author="Brittany Stott" w:date="2018-09-27T21:43:00Z">
              <w:rPr/>
            </w:rPrChange>
          </w:rPr>
          <w:t xml:space="preserve">observed that </w:t>
        </w:r>
      </w:ins>
      <w:ins w:id="252" w:author="Brittany Stott" w:date="2018-09-27T21:03:00Z">
        <w:r w:rsidR="007E6483" w:rsidRPr="00335E22">
          <w:rPr>
            <w:highlight w:val="lightGray"/>
            <w:rPrChange w:id="253" w:author="Brittany Stott" w:date="2018-09-27T21:43:00Z">
              <w:rPr/>
            </w:rPrChange>
          </w:rPr>
          <w:t xml:space="preserve">longer muscles underwent </w:t>
        </w:r>
      </w:ins>
      <w:ins w:id="254" w:author="Brittany Stott" w:date="2018-09-27T21:38:00Z">
        <w:r w:rsidR="003E00F1" w:rsidRPr="00335E22">
          <w:rPr>
            <w:highlight w:val="lightGray"/>
            <w:rPrChange w:id="255" w:author="Brittany Stott" w:date="2018-09-27T21:43:00Z">
              <w:rPr/>
            </w:rPrChange>
          </w:rPr>
          <w:t>larger</w:t>
        </w:r>
      </w:ins>
      <w:ins w:id="256" w:author="Brittany Stott" w:date="2018-09-27T21:03:00Z">
        <w:r w:rsidR="007E6483" w:rsidRPr="00335E22">
          <w:rPr>
            <w:highlight w:val="lightGray"/>
            <w:rPrChange w:id="257" w:author="Brittany Stott" w:date="2018-09-27T21:43:00Z">
              <w:rPr/>
            </w:rPrChange>
          </w:rPr>
          <w:t xml:space="preserve"> change in deformation</w:t>
        </w:r>
      </w:ins>
      <w:ins w:id="258" w:author="Brittany Stott" w:date="2018-09-27T21:04:00Z">
        <w:r w:rsidR="007E6483" w:rsidRPr="00335E22">
          <w:rPr>
            <w:highlight w:val="lightGray"/>
            <w:rPrChange w:id="259" w:author="Brittany Stott" w:date="2018-09-27T21:43:00Z">
              <w:rPr/>
            </w:rPrChange>
          </w:rPr>
          <w:t>. Furthermore, when no load was applied,</w:t>
        </w:r>
      </w:ins>
      <w:ins w:id="260" w:author="Brittany Stott" w:date="2018-09-27T21:05:00Z">
        <w:r w:rsidR="007E6483" w:rsidRPr="00335E22">
          <w:rPr>
            <w:highlight w:val="lightGray"/>
            <w:rPrChange w:id="261" w:author="Brittany Stott" w:date="2018-09-27T21:43:00Z">
              <w:rPr/>
            </w:rPrChange>
          </w:rPr>
          <w:t xml:space="preserve"> </w:t>
        </w:r>
      </w:ins>
      <w:ins w:id="262" w:author="Brittany Stott" w:date="2018-09-27T21:04:00Z">
        <w:r w:rsidR="007E6483" w:rsidRPr="00335E22">
          <w:rPr>
            <w:highlight w:val="lightGray"/>
            <w:rPrChange w:id="263" w:author="Brittany Stott" w:date="2018-09-27T21:43:00Z">
              <w:rPr/>
            </w:rPrChange>
          </w:rPr>
          <w:t>the muscles were observed to sh</w:t>
        </w:r>
      </w:ins>
      <w:ins w:id="264" w:author="Brittany Stott" w:date="2018-09-27T21:05:00Z">
        <w:r w:rsidR="007E6483" w:rsidRPr="00335E22">
          <w:rPr>
            <w:highlight w:val="lightGray"/>
            <w:rPrChange w:id="265" w:author="Brittany Stott" w:date="2018-09-27T21:43:00Z">
              <w:rPr/>
            </w:rPrChange>
          </w:rPr>
          <w:t xml:space="preserve">orten in length through contraction. However, when the 22 N </w:t>
        </w:r>
      </w:ins>
      <w:ins w:id="266" w:author="Brittany Stott" w:date="2018-09-27T21:12:00Z">
        <w:r w:rsidR="00CB6617" w:rsidRPr="00335E22">
          <w:rPr>
            <w:highlight w:val="lightGray"/>
            <w:rPrChange w:id="267" w:author="Brittany Stott" w:date="2018-09-27T21:43:00Z">
              <w:rPr/>
            </w:rPrChange>
          </w:rPr>
          <w:t xml:space="preserve">(5 lb) </w:t>
        </w:r>
      </w:ins>
      <w:ins w:id="268" w:author="Brittany Stott" w:date="2018-09-27T21:05:00Z">
        <w:r w:rsidR="007E6483" w:rsidRPr="00335E22">
          <w:rPr>
            <w:highlight w:val="lightGray"/>
            <w:rPrChange w:id="269" w:author="Brittany Stott" w:date="2018-09-27T21:43:00Z">
              <w:rPr/>
            </w:rPrChange>
          </w:rPr>
          <w:t>load was applied, the muscles had to compensate for the downward force, therefore contract</w:t>
        </w:r>
      </w:ins>
      <w:ins w:id="270" w:author="Brittany Stott" w:date="2018-09-27T21:06:00Z">
        <w:r w:rsidR="007E6483" w:rsidRPr="00335E22">
          <w:rPr>
            <w:highlight w:val="lightGray"/>
            <w:rPrChange w:id="271" w:author="Brittany Stott" w:date="2018-09-27T21:43:00Z">
              <w:rPr/>
            </w:rPrChange>
          </w:rPr>
          <w:t>ing</w:t>
        </w:r>
      </w:ins>
      <w:ins w:id="272" w:author="Brittany Stott" w:date="2018-09-27T21:05:00Z">
        <w:r w:rsidR="007E6483" w:rsidRPr="00335E22">
          <w:rPr>
            <w:highlight w:val="lightGray"/>
            <w:rPrChange w:id="273" w:author="Brittany Stott" w:date="2018-09-27T21:43:00Z">
              <w:rPr/>
            </w:rPrChange>
          </w:rPr>
          <w:t xml:space="preserve"> less</w:t>
        </w:r>
      </w:ins>
      <w:ins w:id="274" w:author="Brittany Stott" w:date="2018-09-27T21:06:00Z">
        <w:r w:rsidR="007E6483" w:rsidRPr="00335E22">
          <w:rPr>
            <w:highlight w:val="lightGray"/>
            <w:rPrChange w:id="275" w:author="Brittany Stott" w:date="2018-09-27T21:43:00Z">
              <w:rPr/>
            </w:rPrChange>
          </w:rPr>
          <w:t>.</w:t>
        </w:r>
      </w:ins>
    </w:p>
    <w:p w14:paraId="7744913F" w14:textId="77777777" w:rsidR="004D7E06" w:rsidRDefault="004D7E06"/>
    <w:p w14:paraId="7E18041B" w14:textId="7F72EEEA" w:rsidR="0025182C" w:rsidRDefault="0025182C">
      <w:r>
        <w:t>Spinal stability:</w:t>
      </w:r>
    </w:p>
    <w:p w14:paraId="552EC8DC" w14:textId="5BF2C579" w:rsidR="00650843" w:rsidRDefault="002C4100">
      <w:r>
        <w:rPr>
          <w:noProof/>
        </w:rPr>
        <w:lastRenderedPageBreak/>
        <w:drawing>
          <wp:inline distT="0" distB="0" distL="0" distR="0" wp14:anchorId="5001134F" wp14:editId="4E6B46AF">
            <wp:extent cx="5953125" cy="2743200"/>
            <wp:effectExtent l="0" t="0" r="0" b="0"/>
            <wp:docPr id="104" name="Chart 104">
              <a:extLst xmlns:a="http://schemas.openxmlformats.org/drawingml/2006/main">
                <a:ext uri="{FF2B5EF4-FFF2-40B4-BE49-F238E27FC236}">
                  <a16:creationId xmlns:a16="http://schemas.microsoft.com/office/drawing/2014/main" id="{F3B19508-387B-4716-97B7-A4AE477D42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rPr>
        <w:t xml:space="preserve"> </w:t>
      </w:r>
    </w:p>
    <w:p w14:paraId="56EE1283" w14:textId="7B9CFDF6" w:rsidR="00650843" w:rsidRPr="00A47ECA" w:rsidRDefault="00650843">
      <w:pPr>
        <w:rPr>
          <w:sz w:val="20"/>
        </w:rPr>
      </w:pPr>
      <w:r w:rsidRPr="00A47ECA">
        <w:rPr>
          <w:sz w:val="20"/>
        </w:rPr>
        <w:t>Fig</w:t>
      </w:r>
      <w:r w:rsidR="00375C75">
        <w:rPr>
          <w:sz w:val="20"/>
        </w:rPr>
        <w:t>.</w:t>
      </w:r>
      <w:r w:rsidRPr="00A47ECA">
        <w:rPr>
          <w:sz w:val="20"/>
        </w:rPr>
        <w:t xml:space="preserve"> </w:t>
      </w:r>
      <w:ins w:id="276" w:author="Brittany Stott" w:date="2018-09-27T21:09:00Z">
        <w:r w:rsidR="007E6483">
          <w:rPr>
            <w:sz w:val="20"/>
          </w:rPr>
          <w:t>3</w:t>
        </w:r>
      </w:ins>
      <w:del w:id="277" w:author="Brittany Stott" w:date="2018-09-27T21:09:00Z">
        <w:r w:rsidR="00375C75" w:rsidDel="007E6483">
          <w:rPr>
            <w:sz w:val="20"/>
          </w:rPr>
          <w:delText>2</w:delText>
        </w:r>
      </w:del>
      <w:r w:rsidRPr="00A47ECA">
        <w:rPr>
          <w:sz w:val="20"/>
        </w:rPr>
        <w:t>: Comparison of</w:t>
      </w:r>
      <w:r w:rsidR="00C9366C" w:rsidRPr="00A47ECA">
        <w:rPr>
          <w:sz w:val="20"/>
        </w:rPr>
        <w:t xml:space="preserve"> </w:t>
      </w:r>
      <w:r w:rsidR="00A53B06" w:rsidRPr="00A47ECA">
        <w:rPr>
          <w:sz w:val="20"/>
        </w:rPr>
        <w:t xml:space="preserve">the mean </w:t>
      </w:r>
      <w:r w:rsidR="00C9366C" w:rsidRPr="00A47ECA">
        <w:rPr>
          <w:sz w:val="20"/>
        </w:rPr>
        <w:t>spinal displacement of</w:t>
      </w:r>
      <w:r w:rsidRPr="00A47ECA">
        <w:rPr>
          <w:sz w:val="20"/>
        </w:rPr>
        <w:t xml:space="preserve"> </w:t>
      </w:r>
      <w:r w:rsidR="00C9366C" w:rsidRPr="00A47ECA">
        <w:rPr>
          <w:sz w:val="20"/>
        </w:rPr>
        <w:t xml:space="preserve">12 to 17 pneumatic muscles under a constant applied load of 50 N, constant IMP of 1551 mmHg, and varying IAP. </w:t>
      </w:r>
    </w:p>
    <w:p w14:paraId="08A83D50" w14:textId="77354893" w:rsidR="0025182C" w:rsidRDefault="00190902">
      <w:r>
        <w:t>Fig</w:t>
      </w:r>
      <w:r w:rsidR="008812EF">
        <w:t>ure</w:t>
      </w:r>
      <w:r w:rsidR="00C9366C">
        <w:t xml:space="preserve"> </w:t>
      </w:r>
      <w:ins w:id="278" w:author="Brittany Stott" w:date="2018-09-27T21:10:00Z">
        <w:r w:rsidR="00CB6617">
          <w:t>3</w:t>
        </w:r>
      </w:ins>
      <w:del w:id="279" w:author="Brittany Stott" w:date="2018-09-27T21:10:00Z">
        <w:r w:rsidR="00375C75" w:rsidDel="00CB6617">
          <w:delText>2</w:delText>
        </w:r>
      </w:del>
      <w:r w:rsidR="00C9366C">
        <w:t xml:space="preserve"> </w:t>
      </w:r>
      <w:r>
        <w:t>represent</w:t>
      </w:r>
      <w:r w:rsidR="00C9366C">
        <w:t>s</w:t>
      </w:r>
      <w:r>
        <w:t xml:space="preserve"> the change in spinal displacement when the IAP was varied</w:t>
      </w:r>
      <w:ins w:id="280" w:author="Mark Driscoll" w:date="2018-09-27T16:44:00Z">
        <w:r w:rsidR="00EB4168">
          <w:t xml:space="preserve"> from the stable baseline</w:t>
        </w:r>
      </w:ins>
      <w:r>
        <w:t xml:space="preserve">. </w:t>
      </w:r>
      <w:r w:rsidR="00C9366C">
        <w:t xml:space="preserve">As IAP was decreased </w:t>
      </w:r>
      <w:del w:id="281" w:author="Brittany Stott" w:date="2018-09-27T19:41:00Z">
        <w:r w:rsidR="00C9366C" w:rsidDel="00FF0770">
          <w:delText xml:space="preserve">in </w:delText>
        </w:r>
      </w:del>
      <w:r w:rsidR="00C9366C">
        <w:t xml:space="preserve">from </w:t>
      </w:r>
      <w:r w:rsidR="00787607">
        <w:t>52</w:t>
      </w:r>
      <w:r w:rsidR="00C9366C">
        <w:t xml:space="preserve"> mmHg to 0 mmHg, the displacement from the center </w:t>
      </w:r>
      <w:r w:rsidR="00A53B06">
        <w:t>line was increased until the spine was not able to remain in an upright position a</w:t>
      </w:r>
      <w:r w:rsidR="00A53B06" w:rsidRPr="00D91AA4">
        <w:t>t an IAP of 0 mmHg</w:t>
      </w:r>
      <w:r w:rsidR="00D91AA4">
        <w:t>, portrayed by the 10</w:t>
      </w:r>
      <w:r w:rsidR="00E24EC2">
        <w:t xml:space="preserve"> </w:t>
      </w:r>
      <w:r w:rsidR="00D91AA4">
        <w:t xml:space="preserve">cm displacement in </w:t>
      </w:r>
      <w:ins w:id="282" w:author="Brittany Stott" w:date="2018-09-27T19:43:00Z">
        <w:r w:rsidR="00FF0770">
          <w:t>F</w:t>
        </w:r>
      </w:ins>
      <w:del w:id="283" w:author="Brittany Stott" w:date="2018-09-27T19:43:00Z">
        <w:r w:rsidR="00D91AA4" w:rsidDel="00FF0770">
          <w:delText>f</w:delText>
        </w:r>
      </w:del>
      <w:r w:rsidR="00D91AA4">
        <w:t xml:space="preserve">ig. </w:t>
      </w:r>
      <w:ins w:id="284" w:author="Brittany Stott" w:date="2018-09-27T21:10:00Z">
        <w:r w:rsidR="00CB6617">
          <w:t>3</w:t>
        </w:r>
      </w:ins>
      <w:del w:id="285" w:author="Brittany Stott" w:date="2018-09-27T21:10:00Z">
        <w:r w:rsidR="00D91AA4" w:rsidDel="00CB6617">
          <w:delText>2</w:delText>
        </w:r>
      </w:del>
      <w:r w:rsidR="00A53B06" w:rsidRPr="00D91AA4">
        <w:t xml:space="preserve">. The pressure in the pneumatic muscles was kept constant at 1551 mmHg. </w:t>
      </w:r>
    </w:p>
    <w:p w14:paraId="159ADD7D" w14:textId="522E3932" w:rsidR="008153A2" w:rsidRDefault="008153A2">
      <w:r>
        <w:t xml:space="preserve">In addition, </w:t>
      </w:r>
      <w:r w:rsidR="008812EF">
        <w:t>F</w:t>
      </w:r>
      <w:r w:rsidR="00375C75">
        <w:t>ig.</w:t>
      </w:r>
      <w:r>
        <w:t xml:space="preserve"> </w:t>
      </w:r>
      <w:ins w:id="286" w:author="Brittany Stott" w:date="2018-09-27T21:10:00Z">
        <w:r w:rsidR="00CB6617">
          <w:t>3</w:t>
        </w:r>
      </w:ins>
      <w:del w:id="287" w:author="Brittany Stott" w:date="2018-09-27T21:10:00Z">
        <w:r w:rsidR="00375C75" w:rsidDel="00CB6617">
          <w:delText>2</w:delText>
        </w:r>
      </w:del>
      <w:r>
        <w:t xml:space="preserve"> represents a comparison between the initial 12 pneumatic muscles and 17 muscles. It can be observed that there is no significant difference between the number of muscles used. </w:t>
      </w:r>
    </w:p>
    <w:p w14:paraId="4BAD9829" w14:textId="5DB3445E" w:rsidR="00F03A29" w:rsidRDefault="00F03A29"/>
    <w:p w14:paraId="4152C46F" w14:textId="7D0DC59B" w:rsidR="00F03A29" w:rsidRDefault="006243E5">
      <w:r>
        <w:rPr>
          <w:noProof/>
          <w:sz w:val="16"/>
          <w:szCs w:val="16"/>
        </w:rPr>
        <w:drawing>
          <wp:anchor distT="0" distB="0" distL="114300" distR="114300" simplePos="0" relativeHeight="251668480" behindDoc="0" locked="0" layoutInCell="1" allowOverlap="1" wp14:anchorId="79B9A2C5" wp14:editId="71C8D410">
            <wp:simplePos x="0" y="0"/>
            <wp:positionH relativeFrom="column">
              <wp:posOffset>834887</wp:posOffset>
            </wp:positionH>
            <wp:positionV relativeFrom="paragraph">
              <wp:posOffset>2957885</wp:posOffset>
            </wp:positionV>
            <wp:extent cx="5518205" cy="589218"/>
            <wp:effectExtent l="0" t="0" r="0"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able3.PNG"/>
                    <pic:cNvPicPr/>
                  </pic:nvPicPr>
                  <pic:blipFill>
                    <a:blip r:embed="rId15">
                      <a:extLst>
                        <a:ext uri="{28A0092B-C50C-407E-A947-70E740481C1C}">
                          <a14:useLocalDpi xmlns:a14="http://schemas.microsoft.com/office/drawing/2010/main" val="0"/>
                        </a:ext>
                      </a:extLst>
                    </a:blip>
                    <a:stretch>
                      <a:fillRect/>
                    </a:stretch>
                  </pic:blipFill>
                  <pic:spPr>
                    <a:xfrm>
                      <a:off x="0" y="0"/>
                      <a:ext cx="5534920" cy="591003"/>
                    </a:xfrm>
                    <a:prstGeom prst="rect">
                      <a:avLst/>
                    </a:prstGeom>
                  </pic:spPr>
                </pic:pic>
              </a:graphicData>
            </a:graphic>
            <wp14:sizeRelH relativeFrom="margin">
              <wp14:pctWidth>0</wp14:pctWidth>
            </wp14:sizeRelH>
          </wp:anchor>
        </w:drawing>
      </w:r>
      <w:r w:rsidR="00687E21">
        <w:rPr>
          <w:noProof/>
          <w:sz w:val="20"/>
        </w:rPr>
        <mc:AlternateContent>
          <mc:Choice Requires="wps">
            <w:drawing>
              <wp:anchor distT="0" distB="0" distL="114300" distR="114300" simplePos="0" relativeHeight="251667456" behindDoc="0" locked="0" layoutInCell="1" allowOverlap="1" wp14:anchorId="7A8D31DC" wp14:editId="362285B0">
                <wp:simplePos x="0" y="0"/>
                <wp:positionH relativeFrom="column">
                  <wp:posOffset>5524500</wp:posOffset>
                </wp:positionH>
                <wp:positionV relativeFrom="paragraph">
                  <wp:posOffset>2080260</wp:posOffset>
                </wp:positionV>
                <wp:extent cx="266700" cy="190500"/>
                <wp:effectExtent l="0" t="0" r="19050" b="19050"/>
                <wp:wrapNone/>
                <wp:docPr id="18" name="Wave 18"/>
                <wp:cNvGraphicFramePr/>
                <a:graphic xmlns:a="http://schemas.openxmlformats.org/drawingml/2006/main">
                  <a:graphicData uri="http://schemas.microsoft.com/office/word/2010/wordprocessingShape">
                    <wps:wsp>
                      <wps:cNvSpPr/>
                      <wps:spPr>
                        <a:xfrm>
                          <a:off x="0" y="0"/>
                          <a:ext cx="266700" cy="190500"/>
                        </a:xfrm>
                        <a:prstGeom prst="wav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59E4F0F"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18" o:spid="_x0000_s1026" type="#_x0000_t64" style="position:absolute;margin-left:435pt;margin-top:163.8pt;width:21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" adj="2700" fillcolor="white [3212]" strokecolor="white [3212]" strokeweight="1pt">
                <v:stroke joinstyle="miter"/>
              </v:shape>
            </w:pict>
          </mc:Fallback>
        </mc:AlternateContent>
      </w:r>
      <w:r w:rsidR="00687E21">
        <w:rPr>
          <w:noProof/>
          <w:sz w:val="20"/>
        </w:rPr>
        <mc:AlternateContent>
          <mc:Choice Requires="wps">
            <w:drawing>
              <wp:anchor distT="0" distB="0" distL="114300" distR="114300" simplePos="0" relativeHeight="251665408" behindDoc="0" locked="0" layoutInCell="1" allowOverlap="1" wp14:anchorId="17B2825A" wp14:editId="63F3E337">
                <wp:simplePos x="0" y="0"/>
                <wp:positionH relativeFrom="column">
                  <wp:posOffset>4524375</wp:posOffset>
                </wp:positionH>
                <wp:positionV relativeFrom="paragraph">
                  <wp:posOffset>2080260</wp:posOffset>
                </wp:positionV>
                <wp:extent cx="266700" cy="190500"/>
                <wp:effectExtent l="0" t="0" r="19050" b="19050"/>
                <wp:wrapNone/>
                <wp:docPr id="16" name="Wave 16"/>
                <wp:cNvGraphicFramePr/>
                <a:graphic xmlns:a="http://schemas.openxmlformats.org/drawingml/2006/main">
                  <a:graphicData uri="http://schemas.microsoft.com/office/word/2010/wordprocessingShape">
                    <wps:wsp>
                      <wps:cNvSpPr/>
                      <wps:spPr>
                        <a:xfrm>
                          <a:off x="0" y="0"/>
                          <a:ext cx="266700" cy="190500"/>
                        </a:xfrm>
                        <a:prstGeom prst="wav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197F38" id="Wave 16" o:spid="_x0000_s1026" type="#_x0000_t64" style="position:absolute;margin-left:356.25pt;margin-top:163.8pt;width:21pt;height: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" adj="2700" fillcolor="white [3212]" strokecolor="white [3212]" strokeweight="1pt">
                <v:stroke joinstyle="miter"/>
              </v:shape>
            </w:pict>
          </mc:Fallback>
        </mc:AlternateContent>
      </w:r>
      <w:r w:rsidR="00687E21">
        <w:rPr>
          <w:noProof/>
          <w:sz w:val="20"/>
        </w:rPr>
        <mc:AlternateContent>
          <mc:Choice Requires="wps">
            <w:drawing>
              <wp:anchor distT="0" distB="0" distL="114300" distR="114300" simplePos="0" relativeHeight="251659264" behindDoc="0" locked="0" layoutInCell="1" allowOverlap="1" wp14:anchorId="267B09C7" wp14:editId="6530DD77">
                <wp:simplePos x="0" y="0"/>
                <wp:positionH relativeFrom="column">
                  <wp:posOffset>1543050</wp:posOffset>
                </wp:positionH>
                <wp:positionV relativeFrom="paragraph">
                  <wp:posOffset>2080260</wp:posOffset>
                </wp:positionV>
                <wp:extent cx="266700" cy="190500"/>
                <wp:effectExtent l="0" t="0" r="19050" b="19050"/>
                <wp:wrapNone/>
                <wp:docPr id="10" name="Wave 10"/>
                <wp:cNvGraphicFramePr/>
                <a:graphic xmlns:a="http://schemas.openxmlformats.org/drawingml/2006/main">
                  <a:graphicData uri="http://schemas.microsoft.com/office/word/2010/wordprocessingShape">
                    <wps:wsp>
                      <wps:cNvSpPr/>
                      <wps:spPr>
                        <a:xfrm>
                          <a:off x="0" y="0"/>
                          <a:ext cx="266700" cy="190500"/>
                        </a:xfrm>
                        <a:prstGeom prst="wav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3C4A8F" id="Wave 10" o:spid="_x0000_s1026" type="#_x0000_t64" style="position:absolute;margin-left:121.5pt;margin-top:163.8pt;width:21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" adj="2700" fillcolor="white [3212]" strokecolor="white [3212]" strokeweight="1pt">
                <v:stroke joinstyle="miter"/>
              </v:shape>
            </w:pict>
          </mc:Fallback>
        </mc:AlternateContent>
      </w:r>
      <w:r w:rsidR="00687E21">
        <w:rPr>
          <w:noProof/>
          <w:sz w:val="20"/>
        </w:rPr>
        <mc:AlternateContent>
          <mc:Choice Requires="wps">
            <w:drawing>
              <wp:anchor distT="0" distB="0" distL="114300" distR="114300" simplePos="0" relativeHeight="251661312" behindDoc="0" locked="0" layoutInCell="1" allowOverlap="1" wp14:anchorId="756717A6" wp14:editId="63762CDF">
                <wp:simplePos x="0" y="0"/>
                <wp:positionH relativeFrom="column">
                  <wp:posOffset>2533650</wp:posOffset>
                </wp:positionH>
                <wp:positionV relativeFrom="paragraph">
                  <wp:posOffset>2080260</wp:posOffset>
                </wp:positionV>
                <wp:extent cx="266700" cy="190500"/>
                <wp:effectExtent l="0" t="0" r="19050" b="19050"/>
                <wp:wrapNone/>
                <wp:docPr id="12" name="Wave 12"/>
                <wp:cNvGraphicFramePr/>
                <a:graphic xmlns:a="http://schemas.openxmlformats.org/drawingml/2006/main">
                  <a:graphicData uri="http://schemas.microsoft.com/office/word/2010/wordprocessingShape">
                    <wps:wsp>
                      <wps:cNvSpPr/>
                      <wps:spPr>
                        <a:xfrm>
                          <a:off x="0" y="0"/>
                          <a:ext cx="266700" cy="190500"/>
                        </a:xfrm>
                        <a:prstGeom prst="wav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0C8F36" id="Wave 12" o:spid="_x0000_s1026" type="#_x0000_t64" style="position:absolute;margin-left:199.5pt;margin-top:163.8pt;width:21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" adj="2700" fillcolor="white [3212]" strokecolor="white [3212]" strokeweight="1pt">
                <v:stroke joinstyle="miter"/>
              </v:shape>
            </w:pict>
          </mc:Fallback>
        </mc:AlternateContent>
      </w:r>
      <w:r w:rsidR="00687E21">
        <w:rPr>
          <w:noProof/>
          <w:sz w:val="20"/>
        </w:rPr>
        <mc:AlternateContent>
          <mc:Choice Requires="wps">
            <w:drawing>
              <wp:anchor distT="0" distB="0" distL="114300" distR="114300" simplePos="0" relativeHeight="251663360" behindDoc="0" locked="0" layoutInCell="1" allowOverlap="1" wp14:anchorId="418784BD" wp14:editId="35055A6E">
                <wp:simplePos x="0" y="0"/>
                <wp:positionH relativeFrom="column">
                  <wp:posOffset>3524250</wp:posOffset>
                </wp:positionH>
                <wp:positionV relativeFrom="paragraph">
                  <wp:posOffset>2080260</wp:posOffset>
                </wp:positionV>
                <wp:extent cx="266700" cy="190500"/>
                <wp:effectExtent l="0" t="0" r="19050" b="19050"/>
                <wp:wrapNone/>
                <wp:docPr id="14" name="Wave 14"/>
                <wp:cNvGraphicFramePr/>
                <a:graphic xmlns:a="http://schemas.openxmlformats.org/drawingml/2006/main">
                  <a:graphicData uri="http://schemas.microsoft.com/office/word/2010/wordprocessingShape">
                    <wps:wsp>
                      <wps:cNvSpPr/>
                      <wps:spPr>
                        <a:xfrm>
                          <a:off x="0" y="0"/>
                          <a:ext cx="266700" cy="190500"/>
                        </a:xfrm>
                        <a:prstGeom prst="wav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18BC33" id="Wave 14" o:spid="_x0000_s1026" type="#_x0000_t64" style="position:absolute;margin-left:277.5pt;margin-top:163.8pt;width:21pt;height: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" adj="2700" fillcolor="white [3212]" strokecolor="white [3212]" strokeweight="1pt">
                <v:stroke joinstyle="miter"/>
              </v:shape>
            </w:pict>
          </mc:Fallback>
        </mc:AlternateContent>
      </w:r>
      <w:r w:rsidR="00F03A29">
        <w:rPr>
          <w:noProof/>
        </w:rPr>
        <w:drawing>
          <wp:inline distT="0" distB="0" distL="0" distR="0" wp14:anchorId="439B80A8" wp14:editId="10AD3E67">
            <wp:extent cx="6438900" cy="3232150"/>
            <wp:effectExtent l="0" t="0" r="0" b="6350"/>
            <wp:docPr id="3" name="Chart 3">
              <a:extLst xmlns:a="http://schemas.openxmlformats.org/drawingml/2006/main">
                <a:ext uri="{FF2B5EF4-FFF2-40B4-BE49-F238E27FC236}">
                  <a16:creationId xmlns:a16="http://schemas.microsoft.com/office/drawing/2014/main" id="{A501DD37-1449-405E-8A8E-D8BC0588C7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8666582" w14:textId="6E02D0B6" w:rsidR="00DA712A" w:rsidRDefault="00DA712A"/>
    <w:p w14:paraId="77650595" w14:textId="52550E80" w:rsidR="00EA3693" w:rsidRPr="00276A94" w:rsidRDefault="00EA3693">
      <w:pPr>
        <w:rPr>
          <w:sz w:val="20"/>
        </w:rPr>
      </w:pPr>
      <w:r w:rsidRPr="00276A94">
        <w:rPr>
          <w:sz w:val="20"/>
        </w:rPr>
        <w:t>Fig</w:t>
      </w:r>
      <w:r w:rsidR="00375C75">
        <w:rPr>
          <w:sz w:val="20"/>
        </w:rPr>
        <w:t>.</w:t>
      </w:r>
      <w:r w:rsidRPr="00276A94">
        <w:rPr>
          <w:sz w:val="20"/>
        </w:rPr>
        <w:t xml:space="preserve"> </w:t>
      </w:r>
      <w:ins w:id="288" w:author="Brittany Stott" w:date="2018-09-27T21:10:00Z">
        <w:r w:rsidR="00CB6617">
          <w:rPr>
            <w:sz w:val="20"/>
          </w:rPr>
          <w:t>4</w:t>
        </w:r>
      </w:ins>
      <w:del w:id="289" w:author="Brittany Stott" w:date="2018-09-27T21:10:00Z">
        <w:r w:rsidR="00375C75" w:rsidDel="00CB6617">
          <w:rPr>
            <w:sz w:val="20"/>
          </w:rPr>
          <w:delText>3</w:delText>
        </w:r>
      </w:del>
      <w:r w:rsidRPr="00276A94">
        <w:rPr>
          <w:sz w:val="20"/>
        </w:rPr>
        <w:t xml:space="preserve">: </w:t>
      </w:r>
      <w:r w:rsidR="00A53C53" w:rsidRPr="00276A94">
        <w:rPr>
          <w:sz w:val="20"/>
        </w:rPr>
        <w:t xml:space="preserve">Comparison of </w:t>
      </w:r>
      <w:r w:rsidR="000B2C3C" w:rsidRPr="00276A94">
        <w:rPr>
          <w:sz w:val="20"/>
        </w:rPr>
        <w:t>variation of IAP and required IMP to remain within the stable range (</w:t>
      </w:r>
      <w:r w:rsidR="000B2C3C" w:rsidRPr="00276A94">
        <w:rPr>
          <w:rFonts w:ascii="Cambria Math" w:hAnsi="Cambria Math"/>
          <w:sz w:val="20"/>
        </w:rPr>
        <w:t>±</w:t>
      </w:r>
      <w:r w:rsidR="000B2C3C" w:rsidRPr="00276A94">
        <w:rPr>
          <w:sz w:val="20"/>
        </w:rPr>
        <w:t>2 cm from the center line)</w:t>
      </w:r>
      <w:r w:rsidR="00252A1A">
        <w:rPr>
          <w:sz w:val="20"/>
        </w:rPr>
        <w:t xml:space="preserve"> with 12 pneumatic muscles</w:t>
      </w:r>
    </w:p>
    <w:p w14:paraId="439B5618" w14:textId="1BC7B4D8" w:rsidR="006243E5" w:rsidRDefault="006243E5"/>
    <w:p w14:paraId="599D75B2" w14:textId="4B50F50F" w:rsidR="006D536A" w:rsidRDefault="000B2C3C">
      <w:r>
        <w:t>Fig</w:t>
      </w:r>
      <w:r w:rsidR="008812EF">
        <w:t>ure</w:t>
      </w:r>
      <w:r>
        <w:t xml:space="preserve"> </w:t>
      </w:r>
      <w:ins w:id="290" w:author="Brittany Stott" w:date="2018-09-27T21:10:00Z">
        <w:r w:rsidR="00CB6617">
          <w:t>4</w:t>
        </w:r>
      </w:ins>
      <w:del w:id="291" w:author="Brittany Stott" w:date="2018-09-27T21:10:00Z">
        <w:r w:rsidR="00375C75" w:rsidDel="00CB6617">
          <w:delText>3</w:delText>
        </w:r>
      </w:del>
      <w:r w:rsidR="00190902">
        <w:t xml:space="preserve"> </w:t>
      </w:r>
      <w:r w:rsidR="009E3DA7">
        <w:t>displays</w:t>
      </w:r>
      <w:r w:rsidR="00190902">
        <w:t xml:space="preserve"> </w:t>
      </w:r>
      <w:r w:rsidR="00687E21">
        <w:t>the</w:t>
      </w:r>
      <w:r w:rsidR="00190902">
        <w:t xml:space="preserve"> required IMP to maintain </w:t>
      </w:r>
      <w:r>
        <w:t xml:space="preserve">spinal </w:t>
      </w:r>
      <w:r w:rsidR="00190902">
        <w:t xml:space="preserve">stability under varying IAP. </w:t>
      </w:r>
      <w:r w:rsidR="008B5415">
        <w:t>Test #</w:t>
      </w:r>
      <w:r w:rsidR="00BC63DF">
        <w:t>1</w:t>
      </w:r>
      <w:r w:rsidR="008B5415">
        <w:t xml:space="preserve"> in </w:t>
      </w:r>
      <w:r w:rsidR="008812EF">
        <w:t>F</w:t>
      </w:r>
      <w:r w:rsidR="009E3DA7">
        <w:t xml:space="preserve">ig. </w:t>
      </w:r>
      <w:ins w:id="292" w:author="Brittany Stott" w:date="2018-09-27T21:11:00Z">
        <w:r w:rsidR="00CB6617">
          <w:t>4</w:t>
        </w:r>
      </w:ins>
      <w:del w:id="293" w:author="Brittany Stott" w:date="2018-09-27T21:11:00Z">
        <w:r w:rsidR="009E3DA7" w:rsidDel="00CB6617">
          <w:delText>3</w:delText>
        </w:r>
      </w:del>
      <w:r w:rsidR="008B5415">
        <w:t xml:space="preserve"> represents the control values for the experiment,</w:t>
      </w:r>
      <w:r w:rsidR="00191CF6">
        <w:t xml:space="preserve"> with</w:t>
      </w:r>
      <w:r w:rsidR="008B5415">
        <w:t xml:space="preserve"> IAP at </w:t>
      </w:r>
      <w:r w:rsidR="00787607">
        <w:t>52</w:t>
      </w:r>
      <w:r w:rsidR="008B5415">
        <w:t xml:space="preserve"> mmHg and IMP at 1551 mmHg. </w:t>
      </w:r>
      <w:r w:rsidR="00EF0C9D">
        <w:t xml:space="preserve">As IAP </w:t>
      </w:r>
      <w:r w:rsidR="002A63E4">
        <w:t xml:space="preserve">was decreased from the </w:t>
      </w:r>
      <w:r w:rsidR="002A63E4" w:rsidRPr="00687E21">
        <w:t>control</w:t>
      </w:r>
      <w:r w:rsidR="008B5415" w:rsidRPr="00687E21">
        <w:t xml:space="preserve"> value</w:t>
      </w:r>
      <w:r w:rsidR="002A63E4">
        <w:t xml:space="preserve">, </w:t>
      </w:r>
      <w:r w:rsidR="008B5415">
        <w:t xml:space="preserve">IMP was increased </w:t>
      </w:r>
      <w:r w:rsidR="007D6F37">
        <w:t>to maintain stability</w:t>
      </w:r>
      <w:r w:rsidR="00607578">
        <w:t>, resulting in a maximum IMP of 2586 mmHg</w:t>
      </w:r>
      <w:r w:rsidR="001F4266">
        <w:t xml:space="preserve"> (50 psi)</w:t>
      </w:r>
      <w:r w:rsidR="00607578">
        <w:t xml:space="preserve"> when IAP </w:t>
      </w:r>
      <w:r w:rsidR="001F4266">
        <w:t>wa</w:t>
      </w:r>
      <w:r w:rsidR="00607578">
        <w:t xml:space="preserve">s 0 mmHg. </w:t>
      </w:r>
    </w:p>
    <w:p w14:paraId="27A3F2DF" w14:textId="77777777" w:rsidR="008B5415" w:rsidRDefault="008B5415" w:rsidP="0027470F">
      <w:pPr>
        <w:rPr>
          <w:b/>
        </w:rPr>
      </w:pPr>
    </w:p>
    <w:p w14:paraId="665FF32C" w14:textId="6002F570" w:rsidR="0027470F" w:rsidRPr="00696E5D" w:rsidRDefault="0027470F" w:rsidP="0027470F">
      <w:pPr>
        <w:rPr>
          <w:b/>
        </w:rPr>
      </w:pPr>
      <w:r w:rsidRPr="00696E5D">
        <w:rPr>
          <w:b/>
        </w:rPr>
        <w:t xml:space="preserve">Discussion: </w:t>
      </w:r>
    </w:p>
    <w:p w14:paraId="5CA6AF90" w14:textId="54A806AD" w:rsidR="00956112" w:rsidRDefault="00956112">
      <w:pPr>
        <w:rPr>
          <w:ins w:id="294" w:author="Mark Driscoll" w:date="2018-09-27T16:48:00Z"/>
        </w:rPr>
      </w:pPr>
      <w:ins w:id="295" w:author="Mark Driscoll" w:date="2018-09-27T16:48:00Z">
        <w:r>
          <w:t>A</w:t>
        </w:r>
      </w:ins>
      <w:ins w:id="296" w:author="Mark Driscoll" w:date="2018-09-27T16:52:00Z">
        <w:r>
          <w:t xml:space="preserve"> novel</w:t>
        </w:r>
      </w:ins>
      <w:ins w:id="297" w:author="Mark Driscoll" w:date="2018-09-27T16:48:00Z">
        <w:r>
          <w:t xml:space="preserve"> analog</w:t>
        </w:r>
        <w:del w:id="298" w:author="Brittany Stott" w:date="2018-09-27T19:47:00Z">
          <w:r w:rsidDel="00FF0770">
            <w:delText>ue</w:delText>
          </w:r>
        </w:del>
        <w:r>
          <w:t xml:space="preserve"> spine model was successfully created that include</w:t>
        </w:r>
      </w:ins>
      <w:ins w:id="299" w:author="Mark Driscoll" w:date="2018-09-27T16:50:00Z">
        <w:r>
          <w:t>d</w:t>
        </w:r>
      </w:ins>
      <w:ins w:id="300" w:author="Mark Driscoll" w:date="2018-09-27T16:48:00Z">
        <w:r>
          <w:t xml:space="preserve"> muscles which provide contraction force and internal expansion pressure.  Furthermore, the model included </w:t>
        </w:r>
        <w:del w:id="301" w:author="Brittany Stott" w:date="2018-09-27T19:49:00Z">
          <w:r w:rsidDel="00EB7A1A">
            <w:delText>intra-</w:delText>
          </w:r>
        </w:del>
        <w:r>
          <w:t>abdominal</w:t>
        </w:r>
      </w:ins>
      <w:ins w:id="302" w:author="Brittany Stott" w:date="2018-09-27T19:49:00Z">
        <w:r w:rsidR="00EB7A1A">
          <w:t>-pelvic</w:t>
        </w:r>
      </w:ins>
      <w:ins w:id="303" w:author="Mark Driscoll" w:date="2018-09-27T16:48:00Z">
        <w:r>
          <w:t xml:space="preserve"> and thoracic cavi</w:t>
        </w:r>
      </w:ins>
      <w:ins w:id="304" w:author="Brittany Stott" w:date="2018-09-27T19:46:00Z">
        <w:r w:rsidR="00FF0770">
          <w:t>ti</w:t>
        </w:r>
      </w:ins>
      <w:ins w:id="305" w:author="Mark Driscoll" w:date="2018-09-27T16:48:00Z">
        <w:r>
          <w:t>es.</w:t>
        </w:r>
        <w:del w:id="306" w:author="Brittany Stott" w:date="2018-09-27T19:48:00Z">
          <w:r w:rsidDel="00EB7A1A">
            <w:delText xml:space="preserve"> </w:delText>
          </w:r>
        </w:del>
        <w:r>
          <w:t xml:space="preserve"> Each analog</w:t>
        </w:r>
      </w:ins>
      <w:ins w:id="307" w:author="Mark Driscoll" w:date="2018-09-27T16:50:00Z">
        <w:del w:id="308" w:author="Brittany Stott" w:date="2018-09-27T19:49:00Z">
          <w:r w:rsidDel="00EB7A1A">
            <w:delText>u</w:delText>
          </w:r>
        </w:del>
      </w:ins>
      <w:ins w:id="309" w:author="Mark Driscoll" w:date="2018-09-27T16:48:00Z">
        <w:del w:id="310" w:author="Brittany Stott" w:date="2018-09-27T19:49:00Z">
          <w:r w:rsidDel="00EB7A1A">
            <w:delText>e</w:delText>
          </w:r>
        </w:del>
        <w:r>
          <w:t xml:space="preserve"> physiological </w:t>
        </w:r>
      </w:ins>
      <w:ins w:id="311" w:author="Mark Driscoll" w:date="2018-09-27T16:52:00Z">
        <w:r>
          <w:t xml:space="preserve">element had their internal pressures controlled while </w:t>
        </w:r>
      </w:ins>
      <w:ins w:id="312" w:author="Mark Driscoll" w:date="2018-09-27T16:53:00Z">
        <w:r>
          <w:t>different</w:t>
        </w:r>
      </w:ins>
      <w:ins w:id="313" w:author="Mark Driscoll" w:date="2018-09-27T16:52:00Z">
        <w:r>
          <w:t xml:space="preserve"> </w:t>
        </w:r>
      </w:ins>
      <w:ins w:id="314" w:author="Mark Driscoll" w:date="2018-09-27T16:53:00Z">
        <w:r>
          <w:t>intra-abdominal pressure</w:t>
        </w:r>
      </w:ins>
      <w:ins w:id="315" w:author="Mark Driscoll" w:date="2018-09-27T16:55:00Z">
        <w:r>
          <w:t>s</w:t>
        </w:r>
      </w:ins>
      <w:ins w:id="316" w:author="Mark Driscoll" w:date="2018-09-27T16:53:00Z">
        <w:r>
          <w:t xml:space="preserve"> were imposed while muscle pressures</w:t>
        </w:r>
      </w:ins>
      <w:ins w:id="317" w:author="Mark Driscoll" w:date="2018-09-27T16:56:00Z">
        <w:r w:rsidR="00C44B30">
          <w:t>,</w:t>
        </w:r>
      </w:ins>
      <w:ins w:id="318" w:author="Mark Driscoll" w:date="2018-09-27T16:53:00Z">
        <w:r>
          <w:t xml:space="preserve"> required to </w:t>
        </w:r>
      </w:ins>
      <w:ins w:id="319" w:author="Mark Driscoll" w:date="2018-09-27T16:54:00Z">
        <w:r>
          <w:t>maintain</w:t>
        </w:r>
      </w:ins>
      <w:ins w:id="320" w:author="Mark Driscoll" w:date="2018-09-27T16:53:00Z">
        <w:r>
          <w:t xml:space="preserve"> </w:t>
        </w:r>
      </w:ins>
      <w:ins w:id="321" w:author="Mark Driscoll" w:date="2018-09-27T16:54:00Z">
        <w:r>
          <w:t>spinal stability under a compressive load</w:t>
        </w:r>
      </w:ins>
      <w:ins w:id="322" w:author="Mark Driscoll" w:date="2018-09-27T16:56:00Z">
        <w:r w:rsidR="00C44B30">
          <w:t>,</w:t>
        </w:r>
      </w:ins>
      <w:ins w:id="323" w:author="Mark Driscoll" w:date="2018-09-27T16:54:00Z">
        <w:r>
          <w:t xml:space="preserve"> was monitored. Globally, results from this preliminary study support the notion that </w:t>
        </w:r>
        <w:del w:id="324" w:author="Brittany Stott" w:date="2018-09-27T19:50:00Z">
          <w:r w:rsidDel="00EB7A1A">
            <w:delText>intra-abdominal pressure</w:delText>
          </w:r>
        </w:del>
      </w:ins>
      <w:ins w:id="325" w:author="Brittany Stott" w:date="2018-09-27T19:50:00Z">
        <w:r w:rsidR="00EB7A1A">
          <w:t>IAP</w:t>
        </w:r>
      </w:ins>
      <w:ins w:id="326" w:author="Mark Driscoll" w:date="2018-09-27T16:54:00Z">
        <w:r>
          <w:t xml:space="preserve"> plays a role in spine stability.</w:t>
        </w:r>
      </w:ins>
    </w:p>
    <w:p w14:paraId="67A8298B" w14:textId="450EA80D" w:rsidR="003D2B03" w:rsidRDefault="00C44B30">
      <w:ins w:id="327" w:author="Mark Driscoll" w:date="2018-09-27T16:56:00Z">
        <w:r>
          <w:t xml:space="preserve">In regard to the selection of which muscle groups to simulate, </w:t>
        </w:r>
      </w:ins>
      <w:ins w:id="328" w:author="Mark Driscoll" w:date="2018-09-27T16:57:00Z">
        <w:r>
          <w:t>p</w:t>
        </w:r>
      </w:ins>
      <w:del w:id="329" w:author="Mark Driscoll" w:date="2018-09-27T16:57:00Z">
        <w:r w:rsidR="009E3DA7" w:rsidDel="00C44B30">
          <w:delText>P</w:delText>
        </w:r>
      </w:del>
      <w:r w:rsidR="009E3DA7">
        <w:t>ublished research has indicated the significance of select muscle</w:t>
      </w:r>
      <w:r w:rsidR="0003557E">
        <w:t xml:space="preserve"> groups in spinal stability. Thus, t</w:t>
      </w:r>
      <w:r w:rsidR="00F156BC">
        <w:t xml:space="preserve">he </w:t>
      </w:r>
      <w:r w:rsidR="00780897">
        <w:t xml:space="preserve">simplified </w:t>
      </w:r>
      <w:r w:rsidR="00F156BC">
        <w:t xml:space="preserve">muscle groups </w:t>
      </w:r>
      <w:r w:rsidR="0003557E">
        <w:t>included</w:t>
      </w:r>
      <w:r w:rsidR="00780897">
        <w:t xml:space="preserve"> </w:t>
      </w:r>
      <w:r w:rsidR="0003557E">
        <w:t>i</w:t>
      </w:r>
      <w:r w:rsidR="00780897">
        <w:t>n</w:t>
      </w:r>
      <w:r w:rsidR="00F156BC">
        <w:t xml:space="preserve"> the </w:t>
      </w:r>
      <w:r w:rsidR="00780897">
        <w:t xml:space="preserve">bench side robotic spine </w:t>
      </w:r>
      <w:r w:rsidR="00F156BC">
        <w:t>model were</w:t>
      </w:r>
      <w:r w:rsidR="00780897">
        <w:t xml:space="preserve"> the following</w:t>
      </w:r>
      <w:r w:rsidR="00096AF4">
        <w:t xml:space="preserve">: </w:t>
      </w:r>
      <w:r w:rsidR="00415AC2">
        <w:t xml:space="preserve">multifidus </w:t>
      </w:r>
      <w:r w:rsidR="00415AC2">
        <w:fldChar w:fldCharType="begin">
          <w:fldData xml:space="preserve">PEVuZE5vdGU+PENpdGU+PEF1dGhvcj5IaWRlczwvQXV0aG9yPjxZZWFyPjIwMDE8L1llYXI+PFJl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==
</w:fldData>
        </w:fldChar>
      </w:r>
      <w:r w:rsidR="00652937">
        <w:instrText xml:space="preserve"> ADDIN EN.CITE </w:instrText>
      </w:r>
      <w:r w:rsidR="00652937">
        <w:fldChar w:fldCharType="begin">
          <w:fldData xml:space="preserve">PEVuZE5vdGU+PENpdGU+PEF1dGhvcj5IaWRlczwvQXV0aG9yPjxZZWFyPjIwMDE8L1llYXI+PFJl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==
</w:fldData>
        </w:fldChar>
      </w:r>
      <w:r w:rsidR="00652937">
        <w:instrText xml:space="preserve"> ADDIN EN.CITE.DATA </w:instrText>
      </w:r>
      <w:r w:rsidR="00652937">
        <w:fldChar w:fldCharType="end"/>
      </w:r>
      <w:r w:rsidR="00415AC2">
        <w:fldChar w:fldCharType="separate"/>
      </w:r>
      <w:r w:rsidR="00652937">
        <w:rPr>
          <w:noProof/>
        </w:rPr>
        <w:t>[12, 13, 23, 24, 29, 32, 38, 39]</w:t>
      </w:r>
      <w:r w:rsidR="00415AC2">
        <w:fldChar w:fldCharType="end"/>
      </w:r>
      <w:r w:rsidR="00415AC2">
        <w:t xml:space="preserve">, erector spinae </w:t>
      </w:r>
      <w:r w:rsidR="00415AC2">
        <w:fldChar w:fldCharType="begin">
          <w:fldData xml:space="preserve">PEVuZE5vdGU+PENpdGU+PEF1dGhvcj5TY2h1bHR6PC9BdXRob3I+PFllYXI+MTk4MzwvWWVhcj48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</w:fldData>
        </w:fldChar>
      </w:r>
      <w:r w:rsidR="00652937">
        <w:instrText xml:space="preserve"> ADDIN EN.CITE </w:instrText>
      </w:r>
      <w:r w:rsidR="00652937">
        <w:fldChar w:fldCharType="begin">
          <w:fldData xml:space="preserve">PEVuZE5vdGU+PENpdGU+PEF1dGhvcj5TY2h1bHR6PC9BdXRob3I+PFllYXI+MTk4MzwvWWVhcj48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</w:fldData>
        </w:fldChar>
      </w:r>
      <w:r w:rsidR="00652937">
        <w:instrText xml:space="preserve"> ADDIN EN.CITE.DATA </w:instrText>
      </w:r>
      <w:r w:rsidR="00652937">
        <w:fldChar w:fldCharType="end"/>
      </w:r>
      <w:r w:rsidR="00415AC2">
        <w:fldChar w:fldCharType="separate"/>
      </w:r>
      <w:r w:rsidR="00652937">
        <w:rPr>
          <w:noProof/>
        </w:rPr>
        <w:t>[12, 13, 23, 32, 38, 40]</w:t>
      </w:r>
      <w:r w:rsidR="00415AC2">
        <w:fldChar w:fldCharType="end"/>
      </w:r>
      <w:r w:rsidR="00415AC2">
        <w:t xml:space="preserve">, rectus abdominis </w:t>
      </w:r>
      <w:r w:rsidR="00415AC2">
        <w:fldChar w:fldCharType="begin"/>
      </w:r>
      <w:r w:rsidR="00A55A5F">
        <w:instrText xml:space="preserve"> ADDIN EN.CITE &lt;EndNote&gt;&lt;Cite&gt;&lt;Author&gt;Schultz&lt;/Author&gt;&lt;Year&gt;1983&lt;/Year&gt;&lt;RecNum&gt;9&lt;/RecNum&gt;&lt;DisplayText&gt;[12]&lt;/DisplayText&gt;&lt;record&gt;&lt;rec-number&gt;9&lt;/rec-number&gt;&lt;foreign-keys&gt;&lt;key app="EN" db-id="2pds5rtwtvt0pmed90qvwdpas0pe2f2x09pf" timestamp="1531770568"&gt;9&lt;/key&gt;&lt;/foreign-keys&gt;&lt;ref-type name="Journal Article"&gt;17&lt;/ref-type&gt;&lt;contributors&gt;&lt;authors&gt;&lt;author&gt;Schultz, A.&lt;/author&gt;&lt;author&gt;Haderspeck, K.&lt;/author&gt;&lt;author&gt;Warwick, D.&lt;/author&gt;&lt;author&gt;Portillo, D.&lt;/author&gt;&lt;/authors&gt;&lt;/contributors&gt;&lt;titles&gt;&lt;title&gt;Use of lumbar trunk muscles in isometric performance of mechanically complex standing tasks&lt;/title&gt;&lt;secondary-title&gt;J Orthop Res&lt;/secondary-title&gt;&lt;alt-title&gt;Journal of orthopaedic research : official publication of the Orthopaedic Research Society&lt;/alt-title&gt;&lt;/titles&gt;&lt;periodical&gt;&lt;full-title&gt;J Orthop Res&lt;/full-title&gt;&lt;abbr-1&gt;Journal of orthopaedic research : official publication of the Orthopaedic Research Society&lt;/abbr-1&gt;&lt;/periodical&gt;&lt;alt-periodical&gt;&lt;full-title&gt;J Orthop Res&lt;/full-title&gt;&lt;abbr-1&gt;Journal of orthopaedic research : official publication of the Orthopaedic Research Society&lt;/abbr-1&gt;&lt;/alt-periodical&gt;&lt;pages&gt;77-91&lt;/pages&gt;&lt;volume&gt;1&lt;/volume&gt;&lt;number&gt;1&lt;/number&gt;&lt;edition&gt;1983/01/01&lt;/edition&gt;&lt;keywords&gt;&lt;keyword&gt;Adult&lt;/keyword&gt;&lt;keyword&gt;Biomechanical Phenomena&lt;/keyword&gt;&lt;keyword&gt;Electromyography&lt;/keyword&gt;&lt;keyword&gt;Humans&lt;/keyword&gt;&lt;keyword&gt;*Isometric Contraction&lt;/keyword&gt;&lt;keyword&gt;Lumbosacral Region&lt;/keyword&gt;&lt;keyword&gt;Male&lt;/keyword&gt;&lt;keyword&gt;Models, Biological&lt;/keyword&gt;&lt;keyword&gt;*Muscle Contraction&lt;/keyword&gt;&lt;keyword&gt;Physical Exertion&lt;/keyword&gt;&lt;keyword&gt;Spine/physiology&lt;/keyword&gt;&lt;keyword&gt;Stress, Mechanical&lt;/keyword&gt;&lt;/keywords&gt;&lt;dates&gt;&lt;year&gt;1983&lt;/year&gt;&lt;/dates&gt;&lt;isbn&gt;0736-0266 (Print)&amp;#xD;0736-0266&lt;/isbn&gt;&lt;accession-num&gt;6679579&lt;/accession-num&gt;&lt;urls&gt;&lt;/urls&gt;&lt;electronic-resource-num&gt;10.1002/jor.1100010111&lt;/electronic-resource-num&gt;&lt;remote-database-provider&gt;NLM&lt;/remote-database-provider&gt;&lt;language&gt;eng&lt;/language&gt;&lt;/record&gt;&lt;/Cite&gt;&lt;/EndNote&gt;</w:instrText>
      </w:r>
      <w:r w:rsidR="00415AC2">
        <w:fldChar w:fldCharType="separate"/>
      </w:r>
      <w:r w:rsidR="00A55A5F">
        <w:rPr>
          <w:noProof/>
        </w:rPr>
        <w:t>[12]</w:t>
      </w:r>
      <w:r w:rsidR="00415AC2">
        <w:fldChar w:fldCharType="end"/>
      </w:r>
      <w:r w:rsidR="00415AC2">
        <w:t>,</w:t>
      </w:r>
      <w:r w:rsidR="007446BC">
        <w:t xml:space="preserve"> and</w:t>
      </w:r>
      <w:r w:rsidR="00415AC2">
        <w:t xml:space="preserve"> psoas major </w:t>
      </w:r>
      <w:r w:rsidR="00415AC2">
        <w:fldChar w:fldCharType="begin">
          <w:fldData xml:space="preserve">PEVuZE5vdGU+PENpdGU+PEF1dGhvcj5TY2h1bHR6PC9BdXRob3I+PFllYXI+MTk4MzwvWWVhcj48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</w:fldData>
        </w:fldChar>
      </w:r>
      <w:r w:rsidR="00652937">
        <w:instrText xml:space="preserve"> ADDIN EN.CITE </w:instrText>
      </w:r>
      <w:r w:rsidR="00652937">
        <w:fldChar w:fldCharType="begin">
          <w:fldData xml:space="preserve">PEVuZE5vdGU+PENpdGU+PEF1dGhvcj5TY2h1bHR6PC9BdXRob3I+PFllYXI+MTk4MzwvWWVhcj48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</w:fldData>
        </w:fldChar>
      </w:r>
      <w:r w:rsidR="00652937">
        <w:instrText xml:space="preserve"> ADDIN EN.CITE.DATA </w:instrText>
      </w:r>
      <w:r w:rsidR="00652937">
        <w:fldChar w:fldCharType="end"/>
      </w:r>
      <w:r w:rsidR="00415AC2">
        <w:fldChar w:fldCharType="separate"/>
      </w:r>
      <w:r w:rsidR="00652937">
        <w:rPr>
          <w:noProof/>
        </w:rPr>
        <w:t>[12, 32]</w:t>
      </w:r>
      <w:r w:rsidR="00415AC2">
        <w:fldChar w:fldCharType="end"/>
      </w:r>
      <w:r w:rsidR="00A733E7" w:rsidRPr="00A733E7">
        <w:t>.</w:t>
      </w:r>
      <w:r w:rsidR="005708F5">
        <w:t xml:space="preserve"> </w:t>
      </w:r>
      <w:r w:rsidR="00A733E7">
        <w:t>N</w:t>
      </w:r>
      <w:r w:rsidR="005708F5">
        <w:t>umerous iterations were performed on the robotic spine with</w:t>
      </w:r>
      <w:r w:rsidR="009A6234">
        <w:t xml:space="preserve"> an additional 5 </w:t>
      </w:r>
      <w:r w:rsidR="008153A2">
        <w:t xml:space="preserve">pneumatic </w:t>
      </w:r>
      <w:r w:rsidR="009A6234">
        <w:t xml:space="preserve">muscles. Results </w:t>
      </w:r>
      <w:r w:rsidR="00167B56">
        <w:t xml:space="preserve">for spinal displacement </w:t>
      </w:r>
      <w:r w:rsidR="009A6234">
        <w:t xml:space="preserve">did not vary significantly </w:t>
      </w:r>
      <w:r w:rsidR="00780897">
        <w:t xml:space="preserve">when </w:t>
      </w:r>
      <w:r w:rsidR="00167B56">
        <w:t>comparing</w:t>
      </w:r>
      <w:r w:rsidR="009A6234">
        <w:t xml:space="preserve"> 12</w:t>
      </w:r>
      <w:r w:rsidR="00307291">
        <w:t xml:space="preserve"> </w:t>
      </w:r>
      <w:r w:rsidR="009A6234">
        <w:t>or 17 pneumatic muscles</w:t>
      </w:r>
      <w:r w:rsidR="00167B56">
        <w:t xml:space="preserve"> activated on the spine</w:t>
      </w:r>
      <w:r w:rsidR="001F4266">
        <w:t xml:space="preserve">, as seen in </w:t>
      </w:r>
      <w:r w:rsidR="008812EF">
        <w:t>F</w:t>
      </w:r>
      <w:r w:rsidR="00780897">
        <w:t>ig.</w:t>
      </w:r>
      <w:r w:rsidR="001F4266">
        <w:t xml:space="preserve"> </w:t>
      </w:r>
      <w:ins w:id="330" w:author="Brittany Stott" w:date="2018-09-27T21:10:00Z">
        <w:r w:rsidR="00CB6617">
          <w:t>3</w:t>
        </w:r>
      </w:ins>
      <w:del w:id="331" w:author="Brittany Stott" w:date="2018-09-27T21:10:00Z">
        <w:r w:rsidR="005E338E" w:rsidDel="00CB6617">
          <w:delText>2</w:delText>
        </w:r>
      </w:del>
      <w:r w:rsidR="009A6234">
        <w:t>.</w:t>
      </w:r>
      <w:r w:rsidR="00167B56">
        <w:t xml:space="preserve"> Therefore,</w:t>
      </w:r>
      <w:r w:rsidR="005708F5">
        <w:t xml:space="preserve"> </w:t>
      </w:r>
      <w:r w:rsidR="00A242C6">
        <w:t>i</w:t>
      </w:r>
      <w:r w:rsidR="005708F5">
        <w:t>t</w:t>
      </w:r>
      <w:r w:rsidR="00C639F6">
        <w:t xml:space="preserve"> was determined that</w:t>
      </w:r>
      <w:r w:rsidR="00A242C6">
        <w:t xml:space="preserve"> the</w:t>
      </w:r>
      <w:r w:rsidR="00C639F6">
        <w:t xml:space="preserve"> </w:t>
      </w:r>
      <w:r w:rsidR="00D67552">
        <w:t>12</w:t>
      </w:r>
      <w:r w:rsidR="000C2C05">
        <w:t xml:space="preserve"> initial</w:t>
      </w:r>
      <w:r w:rsidR="00D67552">
        <w:t xml:space="preserve"> </w:t>
      </w:r>
      <w:r w:rsidR="003945DE">
        <w:t>muscles</w:t>
      </w:r>
      <w:r w:rsidR="00C639F6">
        <w:t xml:space="preserve"> were sufficient for accurate results. </w:t>
      </w:r>
      <w:ins w:id="332" w:author="Mark Driscoll" w:date="2018-09-27T16:57:00Z">
        <w:del w:id="333" w:author="Brittany Stott" w:date="2018-09-27T19:51:00Z">
          <w:r w:rsidDel="00EB7A1A">
            <w:delText>Thus</w:delText>
          </w:r>
        </w:del>
      </w:ins>
      <w:ins w:id="334" w:author="Brittany Stott" w:date="2018-09-27T19:51:00Z">
        <w:r w:rsidR="00EB7A1A">
          <w:t>Thus,</w:t>
        </w:r>
      </w:ins>
      <w:ins w:id="335" w:author="Mark Driscoll" w:date="2018-09-27T16:57:00Z">
        <w:r>
          <w:t xml:space="preserve"> this assumption was deemed acceptable.</w:t>
        </w:r>
      </w:ins>
    </w:p>
    <w:p w14:paraId="443C6E31" w14:textId="277D81E6" w:rsidR="007B3633" w:rsidRDefault="008153A2">
      <w:r>
        <w:t xml:space="preserve">Some limitations of the study </w:t>
      </w:r>
      <w:del w:id="336" w:author="Mark Driscoll" w:date="2018-09-27T16:58:00Z">
        <w:r w:rsidDel="00C44B30">
          <w:delText xml:space="preserve">were </w:delText>
        </w:r>
      </w:del>
      <w:ins w:id="337" w:author="Mark Driscoll" w:date="2018-09-27T16:58:00Z">
        <w:r w:rsidR="00C44B30">
          <w:t xml:space="preserve">include </w:t>
        </w:r>
      </w:ins>
      <w:r w:rsidR="005A34C3">
        <w:t>the</w:t>
      </w:r>
      <w:r w:rsidR="00C11E5F">
        <w:t xml:space="preserve"> compressive</w:t>
      </w:r>
      <w:r w:rsidR="005A34C3">
        <w:t xml:space="preserve"> </w:t>
      </w:r>
      <w:r w:rsidR="00EE19CC">
        <w:t>load applied,</w:t>
      </w:r>
      <w:ins w:id="338" w:author="Mark Driscoll" w:date="2018-09-27T16:59:00Z">
        <w:r w:rsidR="00C44B30">
          <w:t xml:space="preserve"> </w:t>
        </w:r>
      </w:ins>
      <w:del w:id="339" w:author="Mark Driscoll" w:date="2018-09-27T16:59:00Z">
        <w:r w:rsidR="00467A94" w:rsidDel="00C44B30">
          <w:delText xml:space="preserve"> </w:delText>
        </w:r>
        <w:r w:rsidR="005E338E" w:rsidDel="00C44B30">
          <w:delText xml:space="preserve">and </w:delText>
        </w:r>
      </w:del>
      <w:r w:rsidR="00467A94">
        <w:t>the strength of</w:t>
      </w:r>
      <w:r w:rsidR="00EE19CC">
        <w:t xml:space="preserve"> the </w:t>
      </w:r>
      <w:r w:rsidR="00F425D4">
        <w:t>cavities</w:t>
      </w:r>
      <w:ins w:id="340" w:author="Mark Driscoll" w:date="2018-09-27T16:59:00Z">
        <w:r w:rsidR="00C44B30">
          <w:t>,</w:t>
        </w:r>
      </w:ins>
      <w:r w:rsidR="00F425D4">
        <w:t xml:space="preserve"> and the </w:t>
      </w:r>
      <w:r w:rsidR="005A34C3">
        <w:t>pneumatic muscles</w:t>
      </w:r>
      <w:r w:rsidR="005A34C3" w:rsidRPr="000F76AF">
        <w:t xml:space="preserve">. </w:t>
      </w:r>
      <w:r w:rsidR="00467A94" w:rsidRPr="000F76AF">
        <w:t xml:space="preserve">A 50 N load was applied in vertical compression on the spine. The spine model was not </w:t>
      </w:r>
      <w:r w:rsidR="00556C93" w:rsidRPr="000F76AF">
        <w:t>able</w:t>
      </w:r>
      <w:r w:rsidR="00467A94" w:rsidRPr="000F76AF">
        <w:t xml:space="preserve"> to maintain stability without interference if loads </w:t>
      </w:r>
      <w:r w:rsidR="005E338E">
        <w:t>greater</w:t>
      </w:r>
      <w:r w:rsidR="00467A94" w:rsidRPr="000F76AF">
        <w:t xml:space="preserve"> than 50</w:t>
      </w:r>
      <w:r w:rsidR="0003557E">
        <w:t xml:space="preserve"> </w:t>
      </w:r>
      <w:r w:rsidR="00467A94" w:rsidRPr="000F76AF">
        <w:t xml:space="preserve">N were applied. </w:t>
      </w:r>
      <w:r w:rsidR="00A41235">
        <w:t xml:space="preserve">For the artificial cavities, the abdominal-pelvic and thoracic cavities could withstand a maximum pressure slightly above 103 mmHg (2 psi). The maximum contractile </w:t>
      </w:r>
      <w:r w:rsidR="00A41235" w:rsidRPr="00AA3FE4">
        <w:t xml:space="preserve">force in the human thoracic and abdominal-pelvic cavities is approximately 120 mmHg (2.3 psi) </w:t>
      </w:r>
      <w:r w:rsidR="00A41235" w:rsidRPr="00AA3FE4">
        <w:fldChar w:fldCharType="begin"/>
      </w:r>
      <w:r w:rsidR="00B007FC">
        <w:instrText xml:space="preserve"> ADDIN EN.CITE &lt;EndNote&gt;&lt;Cite&gt;&lt;Author&gt;Joint National Committee on Prevention&lt;/Author&gt;&lt;Year&gt;2003&lt;/Year&gt;&lt;RecNum&gt;44&lt;/RecNum&gt;&lt;DisplayText&gt;[41]&lt;/DisplayText&gt;&lt;record&gt;&lt;rec-number&gt;44&lt;/rec-number&gt;&lt;foreign-keys&gt;&lt;key app="EN" db-id="2pds5rtwtvt0pmed90qvwdpas0pe2f2x09pf" timestamp="1534352811"&gt;44&lt;/key&gt;&lt;/foreign-keys&gt;&lt;ref-type name="Journal Article"&gt;17&lt;/ref-type&gt;&lt;contributors&gt;&lt;authors&gt;&lt;author&gt;Joint National Committee on Prevention, Detection Evaluation&lt;/author&gt;&lt;author&gt;Treatment of High Blood, Pressure&lt;/author&gt;&lt;/authors&gt;&lt;/contributors&gt;&lt;titles&gt;&lt;title&gt;JNC 7 express : the seventh report of the Joint National Committee on Prevention, Detection, Evaluation, and Treatment of High Blood Pressure&lt;/title&gt;&lt;/titles&gt;&lt;dates&gt;&lt;year&gt;2003&lt;/year&gt;&lt;/dates&gt;&lt;pub-location&gt;[Bethesda, MD]&lt;/pub-location&gt;&lt;publisher&gt;U.S. Dept. of Health and Human Services&lt;/publisher&gt;&lt;urls&gt;&lt;related-urls&gt;&lt;url&gt;http://books.google.com/books?id=pTbbAAAAMAAJ&lt;/url&gt;&lt;/related-urls&gt;&lt;/urls&gt;&lt;remote-database-name&gt;/z-wcorg/&lt;/remote-database-name&gt;&lt;remote-database-provider&gt;http://worldcat.org&lt;/remote-database-provider&gt;&lt;language&gt;English&lt;/language&gt;&lt;/record&gt;&lt;/Cite&gt;&lt;/EndNote&gt;</w:instrText>
      </w:r>
      <w:r w:rsidR="00A41235" w:rsidRPr="00AA3FE4">
        <w:fldChar w:fldCharType="separate"/>
      </w:r>
      <w:r w:rsidR="00B007FC">
        <w:rPr>
          <w:noProof/>
        </w:rPr>
        <w:t>[41]</w:t>
      </w:r>
      <w:r w:rsidR="00A41235" w:rsidRPr="00AA3FE4">
        <w:fldChar w:fldCharType="end"/>
      </w:r>
      <w:r w:rsidR="00A41235" w:rsidRPr="00AA3FE4">
        <w:t>. Due</w:t>
      </w:r>
      <w:r w:rsidR="00A41235">
        <w:t xml:space="preserve"> to the strength of the artificial cavities in the experiment, 52 mmHg IAP was defined as the </w:t>
      </w:r>
      <w:r w:rsidR="00A41235" w:rsidRPr="006A0DAE">
        <w:t>control</w:t>
      </w:r>
      <w:r w:rsidR="00A41235">
        <w:t xml:space="preserve">. This permitted variation in IAP from the control value that would avoid damage to the cavities. </w:t>
      </w:r>
      <w:r w:rsidR="005A34C3" w:rsidRPr="000F76AF">
        <w:t>The muscles could withstand a maximum internal pressure of 3620 mmHg</w:t>
      </w:r>
      <w:r w:rsidR="00931299">
        <w:t xml:space="preserve"> </w:t>
      </w:r>
      <w:r w:rsidR="005A34C3" w:rsidRPr="000F76AF">
        <w:t>before failure.</w:t>
      </w:r>
      <w:r w:rsidR="00594B2A" w:rsidRPr="000F76AF">
        <w:t xml:space="preserve"> </w:t>
      </w:r>
      <w:ins w:id="341" w:author="Mark Driscoll" w:date="2018-09-27T17:01:00Z">
        <w:r w:rsidR="00C44B30">
          <w:t>It was shown that t</w:t>
        </w:r>
      </w:ins>
      <w:del w:id="342" w:author="Mark Driscoll" w:date="2018-09-27T17:01:00Z">
        <w:r w:rsidR="000B0AE6" w:rsidRPr="00F73747" w:rsidDel="00C44B30">
          <w:delText>T</w:delText>
        </w:r>
      </w:del>
      <w:r w:rsidR="000B0AE6" w:rsidRPr="00F73747">
        <w:t>he maximum contracti</w:t>
      </w:r>
      <w:r w:rsidR="00412C2D" w:rsidRPr="00F73747">
        <w:t>le pressure found</w:t>
      </w:r>
      <w:r w:rsidR="000B0AE6" w:rsidRPr="00F73747">
        <w:t xml:space="preserve"> in human </w:t>
      </w:r>
      <w:r w:rsidR="00412C2D" w:rsidRPr="00F73747">
        <w:t xml:space="preserve">back muscles was in the </w:t>
      </w:r>
      <w:r w:rsidR="00BB034E" w:rsidRPr="00F73747">
        <w:t xml:space="preserve">multifidus </w:t>
      </w:r>
      <w:r w:rsidR="000B0AE6" w:rsidRPr="00F73747">
        <w:t>muscles</w:t>
      </w:r>
      <w:r w:rsidR="00412C2D" w:rsidRPr="00F73747">
        <w:rPr>
          <w:rStyle w:val="CommentReference"/>
        </w:rPr>
        <w:t xml:space="preserve">, </w:t>
      </w:r>
      <w:r w:rsidR="00412C2D" w:rsidRPr="00F73747">
        <w:t>valued at</w:t>
      </w:r>
      <w:r w:rsidR="00BB034E" w:rsidRPr="00F73747">
        <w:t xml:space="preserve"> </w:t>
      </w:r>
      <w:r w:rsidR="002373FA" w:rsidRPr="00F73747">
        <w:t>375 mmHg</w:t>
      </w:r>
      <w:r w:rsidR="00141768" w:rsidRPr="00F73747">
        <w:t xml:space="preserve"> </w:t>
      </w:r>
      <w:r w:rsidR="00141768">
        <w:t>(7.2 ps</w:t>
      </w:r>
      <w:r w:rsidR="001F4266">
        <w:t>i</w:t>
      </w:r>
      <w:r w:rsidR="00141768">
        <w:t>)</w:t>
      </w:r>
      <w:r w:rsidR="00BB034E">
        <w:t xml:space="preserve"> </w:t>
      </w:r>
      <w:r w:rsidR="00BB034E">
        <w:fldChar w:fldCharType="begin">
          <w:fldData xml:space="preserve">PEVuZE5vdGU+PENpdGU+PEF1dGhvcj5LcmFtZXI8L0F1dGhvcj48WWVhcj4yMDA1PC9ZZWFyPjxS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</w:fldData>
        </w:fldChar>
      </w:r>
      <w:r w:rsidR="008755B9">
        <w:instrText xml:space="preserve"> ADDIN EN.CITE </w:instrText>
      </w:r>
      <w:r w:rsidR="008755B9">
        <w:fldChar w:fldCharType="begin">
          <w:fldData xml:space="preserve">PEVuZE5vdGU+PENpdGU+PEF1dGhvcj5LcmFtZXI8L0F1dGhvcj48WWVhcj4yMDA1PC9ZZWFyPjxS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</w:fldData>
        </w:fldChar>
      </w:r>
      <w:r w:rsidR="008755B9">
        <w:instrText xml:space="preserve"> ADDIN EN.CITE.DATA </w:instrText>
      </w:r>
      <w:r w:rsidR="008755B9">
        <w:fldChar w:fldCharType="end"/>
      </w:r>
      <w:r w:rsidR="00BB034E">
        <w:fldChar w:fldCharType="separate"/>
      </w:r>
      <w:r w:rsidR="008755B9">
        <w:rPr>
          <w:noProof/>
        </w:rPr>
        <w:t>[29]</w:t>
      </w:r>
      <w:r w:rsidR="00BB034E">
        <w:fldChar w:fldCharType="end"/>
      </w:r>
      <w:r w:rsidR="00BB034E">
        <w:t xml:space="preserve">. The values </w:t>
      </w:r>
      <w:r w:rsidR="00E60675">
        <w:t xml:space="preserve">for IMP </w:t>
      </w:r>
      <w:r w:rsidR="00BB034E">
        <w:t>on the spine model in the experiment were significantly higher than the values found f</w:t>
      </w:r>
      <w:r w:rsidR="001F4266">
        <w:t xml:space="preserve">rom </w:t>
      </w:r>
      <w:r w:rsidR="00BB034E">
        <w:rPr>
          <w:i/>
        </w:rPr>
        <w:t>in vivo</w:t>
      </w:r>
      <w:r w:rsidR="00BB034E">
        <w:t xml:space="preserve"> experiments. </w:t>
      </w:r>
      <w:r w:rsidR="000B6D8A" w:rsidRPr="00B3531D">
        <w:t xml:space="preserve">Potential causes for this increased muscle pressure include </w:t>
      </w:r>
      <w:r w:rsidR="0003557E">
        <w:t>the weight difference between analog bones and human bones</w:t>
      </w:r>
      <w:r w:rsidR="001F4266">
        <w:t xml:space="preserve">, </w:t>
      </w:r>
      <w:r w:rsidR="00A41235">
        <w:t>the lower IAP in the model compared to a human abdomen</w:t>
      </w:r>
      <w:r w:rsidR="00E60675">
        <w:t xml:space="preserve">, </w:t>
      </w:r>
      <w:ins w:id="343" w:author="Mark Driscoll" w:date="2018-09-27T17:02:00Z">
        <w:r w:rsidR="00C44B30">
          <w:t xml:space="preserve">perhaps a disconnect between pressure and contraction force profiles, </w:t>
        </w:r>
      </w:ins>
      <w:r w:rsidR="00E60675">
        <w:t>and</w:t>
      </w:r>
      <w:ins w:id="344" w:author="Mark Driscoll" w:date="2018-09-27T17:02:00Z">
        <w:r w:rsidR="00C44B30">
          <w:t>/or</w:t>
        </w:r>
      </w:ins>
      <w:r w:rsidR="00E60675">
        <w:t xml:space="preserve"> the simplification of the pneumatic muscle groups</w:t>
      </w:r>
      <w:r w:rsidR="00BB034E">
        <w:t xml:space="preserve">. </w:t>
      </w:r>
      <w:r w:rsidR="001F4266">
        <w:t xml:space="preserve">Future studies should consider the effect of other paraspinal and abdominal muscles, as well as the diaphragm, to </w:t>
      </w:r>
      <w:r w:rsidR="00345546">
        <w:t>determine stability with greater accuracy</w:t>
      </w:r>
      <w:r w:rsidR="001F4266">
        <w:t xml:space="preserve">. </w:t>
      </w:r>
    </w:p>
    <w:p w14:paraId="2391596E" w14:textId="69C888AC" w:rsidR="006A5FBD" w:rsidRPr="0027470F" w:rsidRDefault="003E5542" w:rsidP="006A5FBD">
      <w:r>
        <w:lastRenderedPageBreak/>
        <w:t xml:space="preserve">As seen in </w:t>
      </w:r>
      <w:r w:rsidR="008812EF">
        <w:t>F</w:t>
      </w:r>
      <w:r w:rsidR="00375C75">
        <w:t xml:space="preserve">ig. </w:t>
      </w:r>
      <w:ins w:id="345" w:author="Brittany Stott" w:date="2018-09-27T21:10:00Z">
        <w:r w:rsidR="00CB6617">
          <w:t>3</w:t>
        </w:r>
      </w:ins>
      <w:del w:id="346" w:author="Brittany Stott" w:date="2018-09-27T21:10:00Z">
        <w:r w:rsidR="00375C75" w:rsidDel="00CB6617">
          <w:delText>2</w:delText>
        </w:r>
      </w:del>
      <w:r>
        <w:t xml:space="preserve">, spinal displacement </w:t>
      </w:r>
      <w:ins w:id="347" w:author="Mark Driscoll" w:date="2018-09-27T17:03:00Z">
        <w:r w:rsidR="00C44B30">
          <w:t xml:space="preserve">is shown to be </w:t>
        </w:r>
      </w:ins>
      <w:del w:id="348" w:author="Mark Driscoll" w:date="2018-09-27T17:03:00Z">
        <w:r w:rsidDel="00C44B30">
          <w:delText xml:space="preserve">is </w:delText>
        </w:r>
      </w:del>
      <w:r>
        <w:t xml:space="preserve">dependent on IAP. </w:t>
      </w:r>
      <w:r w:rsidR="006E0C05">
        <w:t>As</w:t>
      </w:r>
      <w:r>
        <w:t xml:space="preserve"> the pressure in the abdominal cavity was decreased from the control, the spine </w:t>
      </w:r>
      <w:r w:rsidR="0003557E">
        <w:t>became</w:t>
      </w:r>
      <w:r>
        <w:t xml:space="preserve"> unstable</w:t>
      </w:r>
      <w:ins w:id="349" w:author="Mark Driscoll" w:date="2018-09-27T17:03:00Z">
        <w:r w:rsidR="00C44B30">
          <w:t xml:space="preserve"> as it collapsed forward</w:t>
        </w:r>
      </w:ins>
      <w:r>
        <w:t>.</w:t>
      </w:r>
      <w:r w:rsidR="00DA2F9E">
        <w:t xml:space="preserve"> </w:t>
      </w:r>
      <w:r w:rsidR="00C87452" w:rsidRPr="00DA2F9E">
        <w:t>Th</w:t>
      </w:r>
      <w:r w:rsidR="0003557E">
        <w:t>es</w:t>
      </w:r>
      <w:r w:rsidR="00C87452" w:rsidRPr="00DA2F9E">
        <w:t xml:space="preserve">e results </w:t>
      </w:r>
      <w:r w:rsidR="0003557E">
        <w:t>agree</w:t>
      </w:r>
      <w:r w:rsidR="00C87452" w:rsidRPr="00DA2F9E">
        <w:t xml:space="preserve"> with </w:t>
      </w:r>
      <w:r w:rsidRPr="00DA2F9E">
        <w:t>Hodges et al.</w:t>
      </w:r>
      <w:r w:rsidR="00DA2F9E" w:rsidRPr="00DA2F9E">
        <w:t>’s</w:t>
      </w:r>
      <w:r w:rsidRPr="00DA2F9E">
        <w:t xml:space="preserve"> and </w:t>
      </w:r>
      <w:r w:rsidR="00DA2F9E" w:rsidRPr="00DA2F9E">
        <w:t>O’Sullivan et al.</w:t>
      </w:r>
      <w:r w:rsidR="00C87452" w:rsidRPr="00DA2F9E">
        <w:t>’s stud</w:t>
      </w:r>
      <w:r w:rsidR="00DA2F9E" w:rsidRPr="00DA2F9E">
        <w:t>ies</w:t>
      </w:r>
      <w:del w:id="350" w:author="Mark Driscoll" w:date="2018-09-27T17:04:00Z">
        <w:r w:rsidR="00C87452" w:rsidRPr="00DA2F9E" w:rsidDel="00C44B30">
          <w:delText xml:space="preserve"> </w:delText>
        </w:r>
        <w:r w:rsidR="0003557E" w:rsidDel="00C44B30">
          <w:delText>indicating</w:delText>
        </w:r>
      </w:del>
      <w:ins w:id="351" w:author="Mark Driscoll" w:date="2018-09-27T17:04:00Z">
        <w:r w:rsidR="00C44B30">
          <w:t xml:space="preserve"> showing that a</w:t>
        </w:r>
      </w:ins>
      <w:r w:rsidR="0003557E">
        <w:t xml:space="preserve"> variation</w:t>
      </w:r>
      <w:r w:rsidR="00C87452" w:rsidRPr="00DA2F9E">
        <w:t xml:space="preserve"> in IAP </w:t>
      </w:r>
      <w:ins w:id="352" w:author="Mark Driscoll" w:date="2018-09-27T17:04:00Z">
        <w:r w:rsidR="00C44B30">
          <w:t xml:space="preserve">can </w:t>
        </w:r>
      </w:ins>
      <w:r w:rsidR="00C87452" w:rsidRPr="00DA2F9E">
        <w:t>cause</w:t>
      </w:r>
      <w:del w:id="353" w:author="Mark Driscoll" w:date="2018-09-27T17:04:00Z">
        <w:r w:rsidR="00C87452" w:rsidRPr="00DA2F9E" w:rsidDel="00C44B30">
          <w:delText>s</w:delText>
        </w:r>
      </w:del>
      <w:r w:rsidR="00C87452" w:rsidRPr="00DA2F9E">
        <w:t xml:space="preserve"> spinal instability</w:t>
      </w:r>
      <w:ins w:id="354" w:author="Brittany Stott" w:date="2018-09-27T19:55:00Z">
        <w:r w:rsidR="005842BD">
          <w:t xml:space="preserve"> </w:t>
        </w:r>
        <w:r w:rsidR="005842BD" w:rsidRPr="00DA2F9E">
          <w:fldChar w:fldCharType="begin">
            <w:fldData xml:space="preserve">PEVuZE5vdGU+PENpdGU+PEF1dGhvcj5Ib2RnZXM8L0F1dGhvcj48WWVhcj4xOTk2PC9ZZWFyPjxS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</w:fldData>
          </w:fldChar>
        </w:r>
      </w:ins>
      <w:r w:rsidR="003A6C19">
        <w:instrText xml:space="preserve"> ADDIN EN.CITE </w:instrText>
      </w:r>
      <w:r w:rsidR="003A6C19">
        <w:fldChar w:fldCharType="begin">
          <w:fldData xml:space="preserve">PEVuZE5vdGU+PENpdGU+PEF1dGhvcj5Ib2RnZXM8L0F1dGhvcj48WWVhcj4xOTk2PC9ZZWFyPjxS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</w:fldData>
        </w:fldChar>
      </w:r>
      <w:r w:rsidR="003A6C19">
        <w:instrText xml:space="preserve"> ADDIN EN.CITE.DATA </w:instrText>
      </w:r>
      <w:r w:rsidR="003A6C19">
        <w:fldChar w:fldCharType="end"/>
      </w:r>
      <w:ins w:id="355" w:author="Brittany Stott" w:date="2018-09-27T19:55:00Z">
        <w:r w:rsidR="005842BD" w:rsidRPr="00DA2F9E">
          <w:fldChar w:fldCharType="separate"/>
        </w:r>
      </w:ins>
      <w:r w:rsidR="003A6C19">
        <w:rPr>
          <w:noProof/>
        </w:rPr>
        <w:t>[42-45]</w:t>
      </w:r>
      <w:ins w:id="356" w:author="Brittany Stott" w:date="2018-09-27T19:55:00Z">
        <w:r w:rsidR="005842BD" w:rsidRPr="00DA2F9E">
          <w:fldChar w:fldCharType="end"/>
        </w:r>
      </w:ins>
      <w:r w:rsidR="00C87452" w:rsidRPr="00DA2F9E">
        <w:t>.</w:t>
      </w:r>
      <w:r w:rsidR="008E2D50" w:rsidRPr="00DA2F9E">
        <w:t xml:space="preserve"> </w:t>
      </w:r>
      <w:r w:rsidR="006A5FBD" w:rsidRPr="00DA2F9E">
        <w:t xml:space="preserve">Clinical studies by Hodges and Richardson, and Hodges et al. portrayed evidence that the reduction of the ability to contract and the delayed contraction of abdominal muscles is a cause of inefficient spinal stabilization from the abdomen </w:t>
      </w:r>
      <w:r w:rsidR="006A5FBD" w:rsidRPr="00DA2F9E">
        <w:fldChar w:fldCharType="begin">
          <w:fldData xml:space="preserve">PEVuZE5vdGU+PENpdGU+PEF1dGhvcj5Ib2RnZXM8L0F1dGhvcj48WWVhcj4xOTk2PC9ZZWFyPjxS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==
</w:fldData>
        </w:fldChar>
      </w:r>
      <w:r w:rsidR="00B007FC">
        <w:instrText xml:space="preserve"> ADDIN EN.CITE </w:instrText>
      </w:r>
      <w:r w:rsidR="00B007FC">
        <w:fldChar w:fldCharType="begin">
          <w:fldData xml:space="preserve">PEVuZE5vdGU+PENpdGU+PEF1dGhvcj5Ib2RnZXM8L0F1dGhvcj48WWVhcj4xOTk2PC9ZZWFyPjxS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==
</w:fldData>
        </w:fldChar>
      </w:r>
      <w:r w:rsidR="00B007FC">
        <w:instrText xml:space="preserve"> ADDIN EN.CITE.DATA </w:instrText>
      </w:r>
      <w:r w:rsidR="00B007FC">
        <w:fldChar w:fldCharType="end"/>
      </w:r>
      <w:r w:rsidR="006A5FBD" w:rsidRPr="00DA2F9E">
        <w:fldChar w:fldCharType="separate"/>
      </w:r>
      <w:r w:rsidR="00B007FC">
        <w:rPr>
          <w:noProof/>
        </w:rPr>
        <w:t>[42-44]</w:t>
      </w:r>
      <w:r w:rsidR="006A5FBD" w:rsidRPr="00DA2F9E">
        <w:fldChar w:fldCharType="end"/>
      </w:r>
      <w:r w:rsidR="006A5FBD" w:rsidRPr="00DA2F9E">
        <w:t xml:space="preserve">. Similarly, a clinical study by O’Sullivan et al. observed that subjects with LBP tend to have weaker abdominal muscles, resulting in </w:t>
      </w:r>
      <w:r w:rsidR="0003557E">
        <w:t>the in</w:t>
      </w:r>
      <w:r w:rsidR="006A5FBD" w:rsidRPr="00DA2F9E">
        <w:t xml:space="preserve">ability to maintain stability through abdominal contraction </w:t>
      </w:r>
      <w:r w:rsidR="006A5FBD" w:rsidRPr="00DA2F9E">
        <w:fldChar w:fldCharType="begin"/>
      </w:r>
      <w:r w:rsidR="00B007FC">
        <w:instrText xml:space="preserve"> ADDIN EN.CITE &lt;EndNote&gt;&lt;Cite&gt;&lt;Author&gt;O&amp;apos;Sullivan&lt;/Author&gt;&lt;Year&gt;1997&lt;/Year&gt;&lt;RecNum&gt;32&lt;/RecNum&gt;&lt;DisplayText&gt;[45]&lt;/DisplayText&gt;&lt;record&gt;&lt;rec-number&gt;32&lt;/rec-number&gt;&lt;foreign-keys&gt;&lt;key app="EN" db-id="2pds5rtwtvt0pmed90qvwdpas0pe2f2x09pf" timestamp="1531844655"&gt;32&lt;/key&gt;&lt;/foreign-keys&gt;&lt;ref-type name="Journal Article"&gt;17&lt;/ref-type&gt;&lt;contributors&gt;&lt;authors&gt;&lt;author&gt;O&amp;apos;Sullivan, Peter&lt;/author&gt;&lt;author&gt;Twomey, Lance&lt;/author&gt;&lt;author&gt;Allison, Garry&lt;/author&gt;&lt;author&gt;Sinclair, Jenny&lt;/author&gt;&lt;author&gt;Miller, Kim&lt;/author&gt;&lt;author&gt;Knox, Jacqui&lt;/author&gt;&lt;/authors&gt;&lt;/contributors&gt;&lt;titles&gt;&lt;title&gt;Altered patterns of abdominal muscle activation in patients with chronic low back pain&lt;/title&gt;&lt;secondary-title&gt;Australian Journal of Physiotherapy&lt;/secondary-title&gt;&lt;/titles&gt;&lt;periodical&gt;&lt;full-title&gt;Australian Journal of Physiotherapy&lt;/full-title&gt;&lt;/periodical&gt;&lt;pages&gt;91-98&lt;/pages&gt;&lt;volume&gt;43&lt;/volume&gt;&lt;number&gt;2&lt;/number&gt;&lt;keywords&gt;&lt;keyword&gt;Backache&lt;/keyword&gt;&lt;keyword&gt;Electromyography&lt;/keyword&gt;&lt;keyword&gt;Exercise&lt;/keyword&gt;&lt;keyword&gt;Muscles&lt;/keyword&gt;&lt;/keywords&gt;&lt;dates&gt;&lt;year&gt;1997&lt;/year&gt;&lt;pub-dates&gt;&lt;date&gt;1997/01/01/&lt;/date&gt;&lt;/pub-dates&gt;&lt;/dates&gt;&lt;isbn&gt;0004-9514&lt;/isbn&gt;&lt;urls&gt;&lt;related-urls&gt;&lt;url&gt;http://www.sciencedirect.com/science/article/pii/S0004951414604037&lt;/url&gt;&lt;/related-urls&gt;&lt;/urls&gt;&lt;electronic-resource-num&gt;https://doi.org/10.1016/S0004-9514(14)60403-7&lt;/electronic-resource-num&gt;&lt;/record&gt;&lt;/Cite&gt;&lt;/EndNote&gt;</w:instrText>
      </w:r>
      <w:r w:rsidR="006A5FBD" w:rsidRPr="00DA2F9E">
        <w:fldChar w:fldCharType="separate"/>
      </w:r>
      <w:r w:rsidR="00B007FC">
        <w:rPr>
          <w:noProof/>
        </w:rPr>
        <w:t>[45]</w:t>
      </w:r>
      <w:r w:rsidR="006A5FBD" w:rsidRPr="00DA2F9E">
        <w:fldChar w:fldCharType="end"/>
      </w:r>
      <w:r w:rsidR="006A5FBD" w:rsidRPr="00DA2F9E">
        <w:t>. Common medical advice from practitioners recommends that patient</w:t>
      </w:r>
      <w:r w:rsidR="00734CF6">
        <w:t>s</w:t>
      </w:r>
      <w:r w:rsidR="006A5FBD" w:rsidRPr="00DA2F9E">
        <w:t xml:space="preserve"> perform exercise tasks to strengthen their </w:t>
      </w:r>
      <w:del w:id="357" w:author="Mark Driscoll" w:date="2018-09-27T17:05:00Z">
        <w:r w:rsidR="006A5FBD" w:rsidRPr="00DA2F9E" w:rsidDel="00C44B30">
          <w:delText>abdomen</w:delText>
        </w:r>
      </w:del>
      <w:ins w:id="358" w:author="Mark Driscoll" w:date="2018-09-27T17:05:00Z">
        <w:r w:rsidR="00C44B30">
          <w:t>abdominal region</w:t>
        </w:r>
      </w:ins>
      <w:r w:rsidR="006A5FBD" w:rsidRPr="00DA2F9E">
        <w:t>, therefore increasing stability and relieving back pain</w:t>
      </w:r>
      <w:r w:rsidR="006567FE">
        <w:t xml:space="preserve"> </w:t>
      </w:r>
      <w:r w:rsidR="006567FE">
        <w:fldChar w:fldCharType="begin"/>
      </w:r>
      <w:r w:rsidR="006567FE">
        <w:instrText xml:space="preserve"> ADDIN EN.CITE &lt;EndNote&gt;&lt;Cite&gt;&lt;Author&gt;Richardson&lt;/Author&gt;&lt;Year&gt;1992&lt;/Year&gt;&lt;RecNum&gt;46&lt;/RecNum&gt;&lt;DisplayText&gt;[21]&lt;/DisplayText&gt;&lt;record&gt;&lt;rec-number&gt;46&lt;/rec-number&gt;&lt;foreign-keys&gt;&lt;key app="EN" db-id="2pds5rtwtvt0pmed90qvwdpas0pe2f2x09pf" timestamp="1534515137"&gt;46&lt;/key&gt;&lt;/foreign-keys&gt;&lt;ref-type name="Journal Article"&gt;17&lt;/ref-type&gt;&lt;contributors&gt;&lt;authors&gt;&lt;author&gt;Richardson, C.&lt;/author&gt;&lt;author&gt;Jull, G.&lt;/author&gt;&lt;author&gt;Toppenberg, R.&lt;/author&gt;&lt;author&gt;Comerford, M.&lt;/author&gt;&lt;/authors&gt;&lt;/contributors&gt;&lt;titles&gt;&lt;title&gt;Techniques for active lumbar stabilisation for spinal protection: A pilot study&lt;/title&gt;&lt;secondary-title&gt;Aust J Physiother&lt;/secondary-title&gt;&lt;alt-title&gt;The Australian journal of physiotherapy&lt;/alt-title&gt;&lt;/titles&gt;&lt;periodical&gt;&lt;full-title&gt;Aust J Physiother&lt;/full-title&gt;&lt;abbr-1&gt;The Australian journal of physiotherapy&lt;/abbr-1&gt;&lt;/periodical&gt;&lt;alt-periodical&gt;&lt;full-title&gt;Aust J Physiother&lt;/full-title&gt;&lt;abbr-1&gt;The Australian journal of physiotherapy&lt;/abbr-1&gt;&lt;/alt-periodical&gt;&lt;pages&gt;105-12&lt;/pages&gt;&lt;volume&gt;38&lt;/volume&gt;&lt;number&gt;2&lt;/number&gt;&lt;edition&gt;1992/01/01&lt;/edition&gt;&lt;keywords&gt;&lt;keyword&gt;Abdominal wall&lt;/keyword&gt;&lt;keyword&gt;Exercise&lt;/keyword&gt;&lt;keyword&gt;Spine&lt;/keyword&gt;&lt;/keywords&gt;&lt;dates&gt;&lt;year&gt;1992&lt;/year&gt;&lt;/dates&gt;&lt;isbn&gt;0004-9514 (Print)&amp;#xD;0004-9514&lt;/isbn&gt;&lt;accession-num&gt;25025642&lt;/accession-num&gt;&lt;urls&gt;&lt;/urls&gt;&lt;electronic-resource-num&gt;10.1016/s0004-9514(14)60555-9&lt;/electronic-resource-num&gt;&lt;remote-database-provider&gt;NLM&lt;/remote-database-provider&gt;&lt;language&gt;eng&lt;/language&gt;&lt;/record&gt;&lt;/Cite&gt;&lt;/EndNote&gt;</w:instrText>
      </w:r>
      <w:r w:rsidR="006567FE">
        <w:fldChar w:fldCharType="separate"/>
      </w:r>
      <w:r w:rsidR="006567FE">
        <w:rPr>
          <w:noProof/>
        </w:rPr>
        <w:t>[21]</w:t>
      </w:r>
      <w:r w:rsidR="006567FE">
        <w:fldChar w:fldCharType="end"/>
      </w:r>
      <w:r w:rsidR="006A5FBD" w:rsidRPr="00DA2F9E">
        <w:t xml:space="preserve">. </w:t>
      </w:r>
      <w:r w:rsidR="006A5FBD">
        <w:t xml:space="preserve"> </w:t>
      </w:r>
      <w:ins w:id="359" w:author="Mark Driscoll" w:date="2018-09-27T17:06:00Z">
        <w:r w:rsidR="004C0A47">
          <w:t>One’s ability to control their abdominal region</w:t>
        </w:r>
      </w:ins>
      <w:ins w:id="360" w:author="Mark Driscoll" w:date="2018-09-27T17:07:00Z">
        <w:r w:rsidR="004C0A47">
          <w:t>, by limiting expansion,</w:t>
        </w:r>
      </w:ins>
      <w:ins w:id="361" w:author="Mark Driscoll" w:date="2018-09-27T17:06:00Z">
        <w:r w:rsidR="004C0A47">
          <w:t xml:space="preserve"> would in theory augment their </w:t>
        </w:r>
        <w:del w:id="362" w:author="Brittany Stott" w:date="2018-09-27T19:57:00Z">
          <w:r w:rsidR="004C0A47" w:rsidDel="00807037">
            <w:delText>intra-abdominal pressure</w:delText>
          </w:r>
        </w:del>
      </w:ins>
      <w:ins w:id="363" w:author="Brittany Stott" w:date="2018-09-27T19:57:00Z">
        <w:r w:rsidR="00807037">
          <w:t>IAP</w:t>
        </w:r>
      </w:ins>
      <w:ins w:id="364" w:author="Mark Driscoll" w:date="2018-09-27T17:07:00Z">
        <w:r w:rsidR="004C0A47">
          <w:t xml:space="preserve"> while a compression is being imposed</w:t>
        </w:r>
      </w:ins>
      <w:ins w:id="365" w:author="Mark Driscoll" w:date="2018-09-27T17:06:00Z">
        <w:r w:rsidR="004C0A47">
          <w:t>.</w:t>
        </w:r>
      </w:ins>
    </w:p>
    <w:p w14:paraId="13D5ECDA" w14:textId="4D3026E5" w:rsidR="006A5FBD" w:rsidRDefault="00DA2F9E" w:rsidP="006A5FBD">
      <w:r>
        <w:t xml:space="preserve">Considering </w:t>
      </w:r>
      <w:r w:rsidR="008812EF">
        <w:t>F</w:t>
      </w:r>
      <w:r w:rsidR="00375C75">
        <w:t xml:space="preserve">ig. </w:t>
      </w:r>
      <w:ins w:id="366" w:author="Brittany Stott" w:date="2018-09-27T21:10:00Z">
        <w:r w:rsidR="00CB6617">
          <w:t>4</w:t>
        </w:r>
      </w:ins>
      <w:del w:id="367" w:author="Brittany Stott" w:date="2018-09-27T21:10:00Z">
        <w:r w:rsidR="00375C75" w:rsidDel="00CB6617">
          <w:delText>3</w:delText>
        </w:r>
      </w:del>
      <w:r>
        <w:t xml:space="preserve">, it was observed that </w:t>
      </w:r>
      <w:r w:rsidR="008627D2">
        <w:t xml:space="preserve">by </w:t>
      </w:r>
      <w:r>
        <w:t>keeping the spine in the stable range</w:t>
      </w:r>
      <w:r w:rsidRPr="00335E22">
        <w:rPr>
          <w:highlight w:val="lightGray"/>
          <w:rPrChange w:id="368" w:author="Brittany Stott" w:date="2018-09-27T21:44:00Z">
            <w:rPr/>
          </w:rPrChange>
        </w:rPr>
        <w:t xml:space="preserve">, </w:t>
      </w:r>
      <w:commentRangeStart w:id="369"/>
      <w:r w:rsidRPr="00335E22">
        <w:rPr>
          <w:highlight w:val="lightGray"/>
          <w:rPrChange w:id="370" w:author="Brittany Stott" w:date="2018-09-27T21:44:00Z">
            <w:rPr/>
          </w:rPrChange>
        </w:rPr>
        <w:t>IMP is dependent on IAP</w:t>
      </w:r>
      <w:commentRangeEnd w:id="369"/>
      <w:r w:rsidR="00B33EDB" w:rsidRPr="00335E22">
        <w:rPr>
          <w:rStyle w:val="CommentReference"/>
          <w:highlight w:val="lightGray"/>
          <w:rPrChange w:id="371" w:author="Brittany Stott" w:date="2018-09-27T21:44:00Z">
            <w:rPr>
              <w:rStyle w:val="CommentReference"/>
            </w:rPr>
          </w:rPrChange>
        </w:rPr>
        <w:commentReference w:id="369"/>
      </w:r>
      <w:r>
        <w:t xml:space="preserve">, among other variables. </w:t>
      </w:r>
      <w:r w:rsidR="008E2D50">
        <w:t>The</w:t>
      </w:r>
      <w:r w:rsidR="006E616A">
        <w:t>se</w:t>
      </w:r>
      <w:r w:rsidR="008E2D50">
        <w:t xml:space="preserve"> results demonstrated that an increase in IMP was required to maintain spinal stability if there was a variation in IAP.</w:t>
      </w:r>
      <w:r w:rsidR="005D2D7E">
        <w:t xml:space="preserve"> </w:t>
      </w:r>
      <w:ins w:id="372" w:author="Mark Driscoll" w:date="2018-09-27T17:11:00Z">
        <w:r w:rsidR="004C0A47">
          <w:t xml:space="preserve">The higher the IMP value the higher the simulated muscle contractile force is imposed on the spine which serves to restore it to what was pre-determined to be considered a stable configuration. </w:t>
        </w:r>
      </w:ins>
      <w:r w:rsidR="006A5FBD" w:rsidRPr="00F649E4">
        <w:t>In a clinical study, Konno et al. observed that IMP in the lumbar muscles was significantly higher in patients who were affected by spinal disorders or dysfunctions compared to individuals who ha</w:t>
      </w:r>
      <w:r w:rsidR="008627D2">
        <w:t>d</w:t>
      </w:r>
      <w:r w:rsidR="006A5FBD" w:rsidRPr="00F649E4">
        <w:t xml:space="preserve"> not experienced LBP </w:t>
      </w:r>
      <w:r w:rsidR="006A5FBD" w:rsidRPr="00F649E4">
        <w:fldChar w:fldCharType="begin"/>
      </w:r>
      <w:r w:rsidR="00665100">
        <w:instrText xml:space="preserve"> ADDIN EN.CITE &lt;EndNote&gt;&lt;Cite&gt;&lt;Author&gt;Konno&lt;/Author&gt;&lt;Year&gt;1994&lt;/Year&gt;&lt;RecNum&gt;34&lt;/RecNum&gt;&lt;DisplayText&gt;[13]&lt;/DisplayText&gt;&lt;record&gt;&lt;rec-number&gt;34&lt;/rec-number&gt;&lt;foreign-keys&gt;&lt;key app="EN" db-id="2pds5rtwtvt0pmed90qvwdpas0pe2f2x09pf" timestamp="1531932467"&gt;34&lt;/key&gt;&lt;/foreign-keys&gt;&lt;ref-type name="Journal Article"&gt;17&lt;/ref-type&gt;&lt;contributors&gt;&lt;authors&gt;&lt;author&gt;Konno, S.&lt;/author&gt;&lt;author&gt;Kikuchi, S.&lt;/author&gt;&lt;author&gt;Nagaosa, Y.&lt;/author&gt;&lt;/authors&gt;&lt;/contributors&gt;&lt;titles&gt;&lt;title&gt;The relationship between intramuscular pressure of the paraspinal muscles and low back pain&lt;/title&gt;&lt;secondary-title&gt;Spine&lt;/secondary-title&gt;&lt;/titles&gt;&lt;periodical&gt;&lt;full-title&gt;Spine&lt;/full-title&gt;&lt;/periodical&gt;&lt;pages&gt;2186-9&lt;/pages&gt;&lt;volume&gt;19&lt;/volume&gt;&lt;number&gt;19&lt;/number&gt;&lt;dates&gt;&lt;year&gt;1994&lt;/year&gt;&lt;/dates&gt;&lt;isbn&gt;0362-2436&lt;/isbn&gt;&lt;urls&gt;&lt;/urls&gt;&lt;remote-database-name&gt;/z-wcorg/&lt;/remote-database-name&gt;&lt;remote-database-provider&gt;http://worldcat.org&lt;/remote-database-provider&gt;&lt;language&gt;English&lt;/language&gt;&lt;/record&gt;&lt;/Cite&gt;&lt;/EndNote&gt;</w:instrText>
      </w:r>
      <w:r w:rsidR="006A5FBD" w:rsidRPr="00F649E4">
        <w:fldChar w:fldCharType="separate"/>
      </w:r>
      <w:r w:rsidR="00665100">
        <w:rPr>
          <w:noProof/>
        </w:rPr>
        <w:t>[13]</w:t>
      </w:r>
      <w:r w:rsidR="006A5FBD" w:rsidRPr="00F649E4">
        <w:fldChar w:fldCharType="end"/>
      </w:r>
      <w:r w:rsidR="006A5FBD" w:rsidRPr="00F649E4">
        <w:t>.</w:t>
      </w:r>
      <w:r w:rsidR="006A5FBD">
        <w:t xml:space="preserve"> </w:t>
      </w:r>
      <w:r w:rsidR="005D2D7E">
        <w:t xml:space="preserve">Therefore, this increase in IMP could be a potential cause for LBP </w:t>
      </w:r>
      <w:r w:rsidR="005D2D7E">
        <w:fldChar w:fldCharType="begin"/>
      </w:r>
      <w:r w:rsidR="00665100">
        <w:instrText xml:space="preserve"> ADDIN EN.CITE &lt;EndNote&gt;&lt;Cite&gt;&lt;Author&gt;Konno&lt;/Author&gt;&lt;Year&gt;1994&lt;/Year&gt;&lt;RecNum&gt;34&lt;/RecNum&gt;&lt;DisplayText&gt;[13]&lt;/DisplayText&gt;&lt;record&gt;&lt;rec-number&gt;34&lt;/rec-number&gt;&lt;foreign-keys&gt;&lt;key app="EN" db-id="2pds5rtwtvt0pmed90qvwdpas0pe2f2x09pf" timestamp="1531932467"&gt;34&lt;/key&gt;&lt;/foreign-keys&gt;&lt;ref-type name="Journal Article"&gt;17&lt;/ref-type&gt;&lt;contributors&gt;&lt;authors&gt;&lt;author&gt;Konno, S.&lt;/author&gt;&lt;author&gt;Kikuchi, S.&lt;/author&gt;&lt;author&gt;Nagaosa, Y.&lt;/author&gt;&lt;/authors&gt;&lt;/contributors&gt;&lt;titles&gt;&lt;title&gt;The relationship between intramuscular pressure of the paraspinal muscles and low back pain&lt;/title&gt;&lt;secondary-title&gt;Spine&lt;/secondary-title&gt;&lt;/titles&gt;&lt;periodical&gt;&lt;full-title&gt;Spine&lt;/full-title&gt;&lt;/periodical&gt;&lt;pages&gt;2186-9&lt;/pages&gt;&lt;volume&gt;19&lt;/volume&gt;&lt;number&gt;19&lt;/number&gt;&lt;dates&gt;&lt;year&gt;1994&lt;/year&gt;&lt;/dates&gt;&lt;isbn&gt;0362-2436&lt;/isbn&gt;&lt;urls&gt;&lt;/urls&gt;&lt;remote-database-name&gt;/z-wcorg/&lt;/remote-database-name&gt;&lt;remote-database-provider&gt;http://worldcat.org&lt;/remote-database-provider&gt;&lt;language&gt;English&lt;/language&gt;&lt;/record&gt;&lt;/Cite&gt;&lt;/EndNote&gt;</w:instrText>
      </w:r>
      <w:r w:rsidR="005D2D7E">
        <w:fldChar w:fldCharType="separate"/>
      </w:r>
      <w:r w:rsidR="00665100">
        <w:rPr>
          <w:noProof/>
        </w:rPr>
        <w:t>[13]</w:t>
      </w:r>
      <w:r w:rsidR="005D2D7E">
        <w:fldChar w:fldCharType="end"/>
      </w:r>
      <w:r w:rsidR="005D2D7E">
        <w:t>.</w:t>
      </w:r>
      <w:r w:rsidR="00ED2AA8">
        <w:t xml:space="preserve"> As discussed previously, </w:t>
      </w:r>
      <w:r w:rsidR="00407EAB">
        <w:t>in reality</w:t>
      </w:r>
      <w:r w:rsidR="00B33EDB">
        <w:t>,</w:t>
      </w:r>
      <w:r w:rsidR="00407EAB">
        <w:t xml:space="preserve"> </w:t>
      </w:r>
      <w:r w:rsidR="00ED2AA8">
        <w:t xml:space="preserve">increased IMP can cause higher or longer lasting muscle contractions. This can lead to </w:t>
      </w:r>
      <w:r w:rsidR="00327FEA">
        <w:t xml:space="preserve">a </w:t>
      </w:r>
      <w:r w:rsidR="00ED2AA8">
        <w:t xml:space="preserve">restriction of blood flow to the muscles or muscle fatigue and stiffness. </w:t>
      </w:r>
      <w:r w:rsidR="00407EAB">
        <w:t>These negative effects could be potential causes for LBP.</w:t>
      </w:r>
    </w:p>
    <w:p w14:paraId="2183D142" w14:textId="46384A06" w:rsidR="00ED2AA8" w:rsidRDefault="00C212A5" w:rsidP="006A5FBD">
      <w:r>
        <w:t>In conclusion</w:t>
      </w:r>
      <w:r w:rsidR="00ED2AA8">
        <w:t xml:space="preserve">, this </w:t>
      </w:r>
      <w:r>
        <w:t xml:space="preserve">preliminary </w:t>
      </w:r>
      <w:r w:rsidR="00ED2AA8">
        <w:t xml:space="preserve">study </w:t>
      </w:r>
      <w:r>
        <w:t xml:space="preserve">performed on a full </w:t>
      </w:r>
      <w:ins w:id="373" w:author="Mark Driscoll" w:date="2018-09-27T17:12:00Z">
        <w:r w:rsidR="004C0A47">
          <w:t xml:space="preserve">thoracolumbar </w:t>
        </w:r>
      </w:ins>
      <w:r>
        <w:t>spin</w:t>
      </w:r>
      <w:r w:rsidR="00B33EDB">
        <w:t>e</w:t>
      </w:r>
      <w:r>
        <w:t xml:space="preserve"> model established the importance of including paraspinal muscle</w:t>
      </w:r>
      <w:r w:rsidR="006E616A">
        <w:t>s</w:t>
      </w:r>
      <w:r>
        <w:t xml:space="preserve"> and internal cavities when evaluating the effect of a pure compressive load </w:t>
      </w:r>
      <w:r w:rsidRPr="00D43B06">
        <w:t xml:space="preserve">applied on a spine. In addition, </w:t>
      </w:r>
      <w:ins w:id="374" w:author="Mark Driscoll" w:date="2018-09-27T17:13:00Z">
        <w:r w:rsidR="004C0A47">
          <w:t xml:space="preserve">via the analogue spine model, </w:t>
        </w:r>
      </w:ins>
      <w:r w:rsidRPr="00D43B06">
        <w:t xml:space="preserve">it was </w:t>
      </w:r>
      <w:del w:id="375" w:author="Mark Driscoll" w:date="2018-09-27T17:12:00Z">
        <w:r w:rsidRPr="00D43B06" w:rsidDel="004C0A47">
          <w:delText xml:space="preserve">confirmed </w:delText>
        </w:r>
      </w:del>
      <w:ins w:id="376" w:author="Mark Driscoll" w:date="2018-09-27T17:12:00Z">
        <w:r w:rsidR="004C0A47">
          <w:t>demonstrated</w:t>
        </w:r>
        <w:r w:rsidR="004C0A47" w:rsidRPr="00D43B06">
          <w:t xml:space="preserve"> </w:t>
        </w:r>
      </w:ins>
      <w:r w:rsidRPr="00D43B06">
        <w:t>that</w:t>
      </w:r>
      <w:r w:rsidR="00ED2AA8" w:rsidRPr="00D43B06">
        <w:t xml:space="preserve"> there is a correlation between IAP and spinal stability. If an individual has lower IAP, then the paraspinal muscles may need to compensate by over contracting, therefore increasing the IMP required to maintain spinal stability.</w:t>
      </w:r>
      <w:r w:rsidRPr="00D43B06">
        <w:t xml:space="preserve"> </w:t>
      </w:r>
      <w:r w:rsidR="00407EAB" w:rsidRPr="00D43B06">
        <w:t>Consequently, i</w:t>
      </w:r>
      <w:r w:rsidRPr="00D43B06">
        <w:t xml:space="preserve">ncreased IMP may </w:t>
      </w:r>
      <w:r w:rsidR="00D43B06" w:rsidRPr="00D43B06">
        <w:t>result in</w:t>
      </w:r>
      <w:r w:rsidRPr="00D43B06">
        <w:t xml:space="preserve"> LBP</w:t>
      </w:r>
      <w:r w:rsidR="00407EAB" w:rsidRPr="00D43B06">
        <w:t xml:space="preserve">, </w:t>
      </w:r>
      <w:r w:rsidR="00D43B06" w:rsidRPr="00D43B06">
        <w:t>further supporting the conclusion</w:t>
      </w:r>
      <w:r w:rsidR="00407EAB" w:rsidRPr="00D43B06">
        <w:t xml:space="preserve"> that </w:t>
      </w:r>
      <w:r w:rsidRPr="00D43B06">
        <w:t>variation in IAP may influence LBP.</w:t>
      </w:r>
    </w:p>
    <w:p w14:paraId="43AB1AB1" w14:textId="0DFF3FA9" w:rsidR="003D7978" w:rsidDel="00B82CEA" w:rsidRDefault="003D7978" w:rsidP="008E2D50">
      <w:pPr>
        <w:rPr>
          <w:del w:id="377" w:author="Brittany Stott" w:date="2018-09-27T21:33:00Z"/>
        </w:rPr>
      </w:pPr>
    </w:p>
    <w:p w14:paraId="1B9FEAC5" w14:textId="39DB6ABD" w:rsidR="00C10618" w:rsidDel="00B82CEA" w:rsidRDefault="00C10618">
      <w:pPr>
        <w:rPr>
          <w:del w:id="378" w:author="Brittany Stott" w:date="2018-09-27T21:33:00Z"/>
        </w:rPr>
      </w:pPr>
    </w:p>
    <w:p w14:paraId="654393B6" w14:textId="319AA236" w:rsidR="007B3633" w:rsidDel="00B82CEA" w:rsidRDefault="007B3633">
      <w:pPr>
        <w:rPr>
          <w:del w:id="379" w:author="Brittany Stott" w:date="2018-09-27T21:33:00Z"/>
        </w:rPr>
      </w:pPr>
    </w:p>
    <w:p w14:paraId="03BEF693" w14:textId="144DCB62" w:rsidR="00171B5E" w:rsidDel="00B82CEA" w:rsidRDefault="00171B5E">
      <w:pPr>
        <w:rPr>
          <w:del w:id="380" w:author="Brittany Stott" w:date="2018-09-27T21:33:00Z"/>
        </w:rPr>
      </w:pPr>
    </w:p>
    <w:p w14:paraId="59236FF6" w14:textId="0780394F" w:rsidR="00007F2A" w:rsidRPr="00D43B06" w:rsidDel="00B82CEA" w:rsidRDefault="00007F2A">
      <w:pPr>
        <w:rPr>
          <w:del w:id="381" w:author="Brittany Stott" w:date="2018-09-27T21:33:00Z"/>
        </w:rPr>
      </w:pPr>
    </w:p>
    <w:p w14:paraId="1D3FF28B" w14:textId="5D2342D8" w:rsidR="00E42FE6" w:rsidRPr="00D43B06" w:rsidDel="00B82CEA" w:rsidRDefault="00E42FE6">
      <w:pPr>
        <w:rPr>
          <w:del w:id="382" w:author="Brittany Stott" w:date="2018-09-27T21:33:00Z"/>
        </w:rPr>
      </w:pPr>
    </w:p>
    <w:p w14:paraId="2E73CAA9" w14:textId="2CC84CAF" w:rsidR="00E42FE6" w:rsidRPr="00D43B06" w:rsidDel="00B82CEA" w:rsidRDefault="00E42FE6">
      <w:pPr>
        <w:rPr>
          <w:del w:id="383" w:author="Brittany Stott" w:date="2018-09-27T21:33:00Z"/>
        </w:rPr>
      </w:pPr>
    </w:p>
    <w:p w14:paraId="4BED56A5" w14:textId="1B32A4DA" w:rsidR="00E42FE6" w:rsidRPr="00D43B06" w:rsidDel="00B82CEA" w:rsidRDefault="00E42FE6">
      <w:pPr>
        <w:rPr>
          <w:del w:id="384" w:author="Brittany Stott" w:date="2018-09-27T21:33:00Z"/>
        </w:rPr>
      </w:pPr>
    </w:p>
    <w:p w14:paraId="0A040825" w14:textId="00EAF96B" w:rsidR="00E42FE6" w:rsidRPr="00D43B06" w:rsidDel="00B82CEA" w:rsidRDefault="00E42FE6">
      <w:pPr>
        <w:rPr>
          <w:del w:id="385" w:author="Brittany Stott" w:date="2018-09-27T21:33:00Z"/>
        </w:rPr>
      </w:pPr>
    </w:p>
    <w:p w14:paraId="74D1DA25" w14:textId="7FADAC26" w:rsidR="00E42FE6" w:rsidRPr="007B7978" w:rsidRDefault="00294982">
      <w:pPr>
        <w:rPr>
          <w:b/>
        </w:rPr>
      </w:pPr>
      <w:r w:rsidRPr="007B7978">
        <w:rPr>
          <w:b/>
        </w:rPr>
        <w:t>Acknowledgments</w:t>
      </w:r>
      <w:r w:rsidR="00E42FE6" w:rsidRPr="007B7978">
        <w:rPr>
          <w:b/>
        </w:rPr>
        <w:t xml:space="preserve"> </w:t>
      </w:r>
    </w:p>
    <w:p w14:paraId="44B21BE0" w14:textId="0D897B42" w:rsidR="00294982" w:rsidRDefault="00294982">
      <w:r>
        <w:t>Thank you to the capstone de</w:t>
      </w:r>
      <w:r w:rsidR="00686729">
        <w:t>s</w:t>
      </w:r>
      <w:r>
        <w:t>ign team for beginning the construction of the spine</w:t>
      </w:r>
      <w:r w:rsidR="00AF37A0">
        <w:t xml:space="preserve">: Izabella </w:t>
      </w:r>
      <w:proofErr w:type="spellStart"/>
      <w:r w:rsidR="00AF37A0">
        <w:t>Bozzo</w:t>
      </w:r>
      <w:proofErr w:type="spellEnd"/>
      <w:r w:rsidR="00AF37A0">
        <w:t xml:space="preserve">, Michael Di Miele, Brandon </w:t>
      </w:r>
      <w:proofErr w:type="spellStart"/>
      <w:r w:rsidR="00AF37A0">
        <w:t>Malz</w:t>
      </w:r>
      <w:proofErr w:type="spellEnd"/>
      <w:r w:rsidR="00AF37A0">
        <w:t>, and Samantha Zielinski.</w:t>
      </w:r>
      <w:r w:rsidR="00F8435B">
        <w:t xml:space="preserve"> This work was supported by a Natural Sciences and Engineering Research Council of Canada (NSERC) undergraduate award. </w:t>
      </w:r>
    </w:p>
    <w:p w14:paraId="5B0C2A8B" w14:textId="7CC8F940" w:rsidR="00007F2A" w:rsidRDefault="00007F2A"/>
    <w:p w14:paraId="450EF586" w14:textId="69EDF775" w:rsidR="00007F2A" w:rsidRDefault="00007F2A"/>
    <w:p w14:paraId="693B4547" w14:textId="21DDA5B6" w:rsidR="00007F2A" w:rsidRDefault="00007F2A"/>
    <w:p w14:paraId="4F2B06B1" w14:textId="40AC8A65" w:rsidR="00007F2A" w:rsidRDefault="00007F2A"/>
    <w:p w14:paraId="36461338" w14:textId="395C0C9B" w:rsidR="00007F2A" w:rsidRDefault="00007F2A"/>
    <w:p w14:paraId="1B5C782B" w14:textId="457AC5A3" w:rsidR="00007F2A" w:rsidRDefault="00007F2A"/>
    <w:p w14:paraId="2B0F92EC" w14:textId="38324AE3" w:rsidR="00B777F3" w:rsidRPr="00E83365" w:rsidRDefault="00A6762F">
      <w:pPr>
        <w:rPr>
          <w:b/>
          <w:rPrChange w:id="386" w:author="Brittany Stott" w:date="2018-09-27T20:01:00Z">
            <w:rPr/>
          </w:rPrChange>
        </w:rPr>
      </w:pPr>
      <w:commentRangeStart w:id="387"/>
      <w:r w:rsidRPr="00E83365">
        <w:rPr>
          <w:b/>
          <w:rPrChange w:id="388" w:author="Brittany Stott" w:date="2018-09-27T20:01:00Z">
            <w:rPr/>
          </w:rPrChange>
        </w:rPr>
        <w:lastRenderedPageBreak/>
        <w:t>References</w:t>
      </w:r>
      <w:commentRangeEnd w:id="387"/>
      <w:r w:rsidR="00EA2DFD">
        <w:rPr>
          <w:rStyle w:val="CommentReference"/>
        </w:rPr>
        <w:commentReference w:id="387"/>
      </w:r>
      <w:r w:rsidRPr="00E83365">
        <w:rPr>
          <w:b/>
          <w:rPrChange w:id="390" w:author="Brittany Stott" w:date="2018-09-27T20:01:00Z">
            <w:rPr/>
          </w:rPrChange>
        </w:rPr>
        <w:t>:</w:t>
      </w:r>
    </w:p>
    <w:p w14:paraId="5FEB750A" w14:textId="77777777" w:rsidR="00B777F3" w:rsidRDefault="00B777F3"/>
    <w:commentRangeStart w:id="391"/>
    <w:commentRangeStart w:id="392"/>
    <w:commentRangeStart w:id="393"/>
    <w:p w14:paraId="4B57777E" w14:textId="77777777" w:rsidR="00652937" w:rsidRPr="00652937" w:rsidRDefault="00B777F3" w:rsidP="00652937">
      <w:pPr>
        <w:pStyle w:val="EndNoteBibliography"/>
        <w:spacing w:after="0"/>
      </w:pPr>
      <w:r>
        <w:fldChar w:fldCharType="begin"/>
      </w:r>
      <w:r>
        <w:instrText xml:space="preserve"> ADDIN EN.REFLIST </w:instrText>
      </w:r>
      <w:r>
        <w:fldChar w:fldCharType="separate"/>
      </w:r>
      <w:r w:rsidR="00652937" w:rsidRPr="00652937">
        <w:t>[1]</w:t>
      </w:r>
      <w:r w:rsidR="00652937" w:rsidRPr="00652937">
        <w:tab/>
        <w:t>Ehrlich, G. E., 2003, "Low back pain," Bulletin of the World Health Organization, 81(9), pp. 671-676.</w:t>
      </w:r>
    </w:p>
    <w:p w14:paraId="31C08D82" w14:textId="77777777" w:rsidR="00652937" w:rsidRPr="00652937" w:rsidRDefault="00652937" w:rsidP="00652937">
      <w:pPr>
        <w:pStyle w:val="EndNoteBibliography"/>
        <w:spacing w:after="0"/>
      </w:pPr>
      <w:r w:rsidRPr="00652937">
        <w:t>[2]</w:t>
      </w:r>
      <w:r w:rsidRPr="00652937">
        <w:tab/>
        <w:t>Pope, M. H., Goh, K. L., and Magnusson, M. L., 2002, "Spine ergonomics," Annual review of biomedical engineering, 4, pp. 49-68.</w:t>
      </w:r>
    </w:p>
    <w:p w14:paraId="24B84CC9" w14:textId="77777777" w:rsidR="00652937" w:rsidRPr="00652937" w:rsidRDefault="00652937" w:rsidP="00652937">
      <w:pPr>
        <w:pStyle w:val="EndNoteBibliography"/>
        <w:spacing w:after="0"/>
      </w:pPr>
      <w:r w:rsidRPr="00652937">
        <w:t>[3]</w:t>
      </w:r>
      <w:r w:rsidRPr="00652937">
        <w:tab/>
        <w:t>Dunn, K. M., and Croft, P. R., 2004, "Epidemiology and natural history of low back pain," Europa medicophysica, 40(1), pp. 9-13.</w:t>
      </w:r>
    </w:p>
    <w:p w14:paraId="71E57F0D" w14:textId="77777777" w:rsidR="00652937" w:rsidRPr="00652937" w:rsidRDefault="00652937" w:rsidP="00652937">
      <w:pPr>
        <w:pStyle w:val="EndNoteBibliography"/>
        <w:spacing w:after="0"/>
      </w:pPr>
      <w:r w:rsidRPr="00652937">
        <w:t>[4]</w:t>
      </w:r>
      <w:r w:rsidRPr="00652937">
        <w:tab/>
        <w:t>Majid, K., and Truumees, E., 2008, "Epidemiology and Natural History of Low Back Pain," Seminars in Spine Surgery, 20(2), pp. 87-92.</w:t>
      </w:r>
    </w:p>
    <w:p w14:paraId="41AC873C" w14:textId="77777777" w:rsidR="00652937" w:rsidRPr="00652937" w:rsidRDefault="00652937" w:rsidP="00652937">
      <w:pPr>
        <w:pStyle w:val="EndNoteBibliography"/>
        <w:spacing w:after="0"/>
      </w:pPr>
      <w:r w:rsidRPr="00652937">
        <w:t>[5]</w:t>
      </w:r>
      <w:r w:rsidRPr="00652937">
        <w:tab/>
        <w:t>Andersson, G. B., 1998, "Epidemiology of low back pain," Acta orthopaedica Scandinavica. Supplementum, 281, pp. 28-31.</w:t>
      </w:r>
    </w:p>
    <w:p w14:paraId="7D47C591" w14:textId="77777777" w:rsidR="00652937" w:rsidRPr="00652937" w:rsidRDefault="00652937" w:rsidP="00652937">
      <w:pPr>
        <w:pStyle w:val="EndNoteBibliography"/>
        <w:spacing w:after="0"/>
      </w:pPr>
      <w:r w:rsidRPr="00652937">
        <w:t>[6]</w:t>
      </w:r>
      <w:r w:rsidRPr="00652937">
        <w:tab/>
        <w:t>Gross, D. P., Ferrari, R., Russell, A. S., Battié, M. C., Schopflocher, D., Hu, R. W., Waddell, G., and Buchbinder, R., 2006, "A Population-Based Survey of Back Pain Beliefs in Canada," Spine, 31(18), pp. 2142-2145.</w:t>
      </w:r>
    </w:p>
    <w:p w14:paraId="754C5060" w14:textId="77777777" w:rsidR="00652937" w:rsidRPr="00652937" w:rsidRDefault="00652937" w:rsidP="00652937">
      <w:pPr>
        <w:pStyle w:val="EndNoteBibliography"/>
        <w:spacing w:after="0"/>
      </w:pPr>
      <w:r w:rsidRPr="00652937">
        <w:t>[7]</w:t>
      </w:r>
      <w:r w:rsidRPr="00652937">
        <w:tab/>
        <w:t>Hedman, T. P., and Fernie, G. R., 1997, "Mechanical response of the lumbar spine to seated postural loads," Spine (Phila Pa 1976), 22(7), pp. 734-743.</w:t>
      </w:r>
    </w:p>
    <w:p w14:paraId="19B87A8A" w14:textId="77777777" w:rsidR="00652937" w:rsidRPr="00652937" w:rsidRDefault="00652937" w:rsidP="00652937">
      <w:pPr>
        <w:pStyle w:val="EndNoteBibliography"/>
        <w:spacing w:after="0"/>
      </w:pPr>
      <w:r w:rsidRPr="00652937">
        <w:t>[8]</w:t>
      </w:r>
      <w:r w:rsidRPr="00652937">
        <w:tab/>
        <w:t>Jones, G. T., and Macfarlane, G. J., 2005, "Epidemiology of low back pain in children and adolescents," Archives of disease in childhood, 90(3), pp. 312-316.</w:t>
      </w:r>
    </w:p>
    <w:p w14:paraId="722E5587" w14:textId="77777777" w:rsidR="00652937" w:rsidRPr="00652937" w:rsidRDefault="00652937" w:rsidP="00652937">
      <w:pPr>
        <w:pStyle w:val="EndNoteBibliography"/>
        <w:spacing w:after="0"/>
      </w:pPr>
      <w:r w:rsidRPr="00652937">
        <w:t>[9]</w:t>
      </w:r>
      <w:r w:rsidRPr="00652937">
        <w:tab/>
        <w:t>Diamond, S., and Borenstein, D., 2006, "Chronic low back pain in a working-age adult," Best Practice &amp; Research Clinical Rheumatology, 20(4), pp. 707-720.</w:t>
      </w:r>
    </w:p>
    <w:p w14:paraId="2EEAB3E3" w14:textId="77777777" w:rsidR="00652937" w:rsidRPr="00652937" w:rsidRDefault="00652937" w:rsidP="00652937">
      <w:pPr>
        <w:pStyle w:val="EndNoteBibliography"/>
        <w:spacing w:after="0"/>
      </w:pPr>
      <w:r w:rsidRPr="00652937">
        <w:t>[10]</w:t>
      </w:r>
      <w:r w:rsidRPr="00652937">
        <w:tab/>
        <w:t>Frymoyer, J. W., Pope, M. H., Clements, J. H., Wilder, D. G., MacPherson, B., and Ashikaga, T., 1983, "Risk factors in low-back pain. An epidemiological survey," The Journal of bone and joint surgery. American volume, 65(2), pp. 213-218.</w:t>
      </w:r>
    </w:p>
    <w:p w14:paraId="14BB09F9" w14:textId="77777777" w:rsidR="00652937" w:rsidRPr="00652937" w:rsidRDefault="00652937" w:rsidP="00652937">
      <w:pPr>
        <w:pStyle w:val="EndNoteBibliography"/>
        <w:spacing w:after="0"/>
      </w:pPr>
      <w:r w:rsidRPr="00652937">
        <w:t>[11]</w:t>
      </w:r>
      <w:r w:rsidRPr="00652937">
        <w:tab/>
        <w:t>Nachemson, A., 1966, "The load on lumbar disks in different positions of the body," Clinical orthopaedics and related research, 45, pp. 107-122.</w:t>
      </w:r>
    </w:p>
    <w:p w14:paraId="4FC5C372" w14:textId="77777777" w:rsidR="00652937" w:rsidRPr="00652937" w:rsidRDefault="00652937" w:rsidP="00652937">
      <w:pPr>
        <w:pStyle w:val="EndNoteBibliography"/>
        <w:spacing w:after="0"/>
      </w:pPr>
      <w:r w:rsidRPr="00652937">
        <w:t>[12]</w:t>
      </w:r>
      <w:r w:rsidRPr="00652937">
        <w:tab/>
        <w:t>Schultz, A., Haderspeck, K., Warwick, D., and Portillo, D., 1983, "Use of lumbar trunk muscles in isometric performance of mechanically complex standing tasks," Journal of orthopaedic research : official publication of the Orthopaedic Research Society, 1(1), pp. 77-91.</w:t>
      </w:r>
    </w:p>
    <w:p w14:paraId="2179059E" w14:textId="77777777" w:rsidR="00652937" w:rsidRPr="00652937" w:rsidRDefault="00652937" w:rsidP="00652937">
      <w:pPr>
        <w:pStyle w:val="EndNoteBibliography"/>
        <w:spacing w:after="0"/>
      </w:pPr>
      <w:r w:rsidRPr="00652937">
        <w:t>[13]</w:t>
      </w:r>
      <w:r w:rsidRPr="00652937">
        <w:tab/>
        <w:t>Konno, S., Kikuchi, S., and Nagaosa, Y., 1994, "The relationship between intramuscular pressure of the paraspinal muscles and low back pain," Spine, 19(19), pp. 2186-2189.</w:t>
      </w:r>
    </w:p>
    <w:p w14:paraId="1327C7B0" w14:textId="77777777" w:rsidR="00652937" w:rsidRPr="00652937" w:rsidRDefault="00652937" w:rsidP="00652937">
      <w:pPr>
        <w:pStyle w:val="EndNoteBibliography"/>
        <w:spacing w:after="0"/>
      </w:pPr>
      <w:r w:rsidRPr="00652937">
        <w:t>[14]</w:t>
      </w:r>
      <w:r w:rsidRPr="00652937">
        <w:tab/>
        <w:t>Videman, T., Nurminen, M., and Troup, J. D. G., 1990, "Lumbar Spinal Pathology in Cadaveric Material in Relation to History of Back Pain, Occupation, and Physical Loading," Spine, 15(8), pp. 728-740.</w:t>
      </w:r>
    </w:p>
    <w:p w14:paraId="184AF4D4" w14:textId="77777777" w:rsidR="00652937" w:rsidRPr="00652937" w:rsidRDefault="00652937" w:rsidP="00652937">
      <w:pPr>
        <w:pStyle w:val="EndNoteBibliography"/>
        <w:spacing w:after="0"/>
      </w:pPr>
      <w:r w:rsidRPr="00652937">
        <w:t>[15]</w:t>
      </w:r>
      <w:r w:rsidRPr="00652937">
        <w:tab/>
        <w:t>Svensson, H. O., and Andersson, G. B., 1983, "Low-back pain in 40- to 47-year-old men: work history and work environment factors," Spine (Phila Pa 1976), 8(3), pp. 272-276.</w:t>
      </w:r>
    </w:p>
    <w:p w14:paraId="0A5F7094" w14:textId="77777777" w:rsidR="00652937" w:rsidRPr="00652937" w:rsidRDefault="00652937" w:rsidP="00652937">
      <w:pPr>
        <w:pStyle w:val="EndNoteBibliography"/>
        <w:spacing w:after="0"/>
      </w:pPr>
      <w:r w:rsidRPr="00652937">
        <w:t>[16]</w:t>
      </w:r>
      <w:r w:rsidRPr="00652937">
        <w:tab/>
        <w:t>Frymoyer, J. W., Pope, M. H., Costanza, M. C., Rosen, J. C., Goggin, J. E., and Wilder, D. G., 1980, "Epidemiologic studies of low-back pain," Spine (Phila Pa 1976), 5(5), pp. 419-423.</w:t>
      </w:r>
    </w:p>
    <w:p w14:paraId="2DB20300" w14:textId="77777777" w:rsidR="00652937" w:rsidRPr="00652937" w:rsidRDefault="00652937" w:rsidP="00652937">
      <w:pPr>
        <w:pStyle w:val="EndNoteBibliography"/>
        <w:spacing w:after="0"/>
      </w:pPr>
      <w:r w:rsidRPr="00652937">
        <w:t>[17]</w:t>
      </w:r>
      <w:r w:rsidRPr="00652937">
        <w:tab/>
        <w:t>Suni, J. H., Oja, P., Miilunpalo, S. I., Pasanen, M. E., Vuori, I. M., and Bös, K., 1998, "Health-related fitness test battery for adults: associations with perceived health, mobility, and back function and symptoms," Archives of Physical Medicine and Rehabilitation, 79(5), pp. 559-569.</w:t>
      </w:r>
    </w:p>
    <w:p w14:paraId="4BD313E6" w14:textId="77777777" w:rsidR="00652937" w:rsidRPr="00652937" w:rsidRDefault="00652937" w:rsidP="00652937">
      <w:pPr>
        <w:pStyle w:val="EndNoteBibliography"/>
        <w:spacing w:after="0"/>
      </w:pPr>
      <w:r w:rsidRPr="00652937">
        <w:t>[18]</w:t>
      </w:r>
      <w:r w:rsidRPr="00652937">
        <w:tab/>
        <w:t>Liuke, M., Solovieva, S., Lamminen, A., Luoma, K., Leino-Arjas, P., Luukkonen, R., and Riihimaki, H., 2005, "Disc degeneration of the lumbar spine in relation to overweight," International journal of obesity (2005), 29(8), pp. 903-908.</w:t>
      </w:r>
    </w:p>
    <w:p w14:paraId="7CD2904B" w14:textId="77777777" w:rsidR="00652937" w:rsidRPr="00652937" w:rsidRDefault="00652937" w:rsidP="00652937">
      <w:pPr>
        <w:pStyle w:val="EndNoteBibliography"/>
        <w:spacing w:after="0"/>
      </w:pPr>
      <w:r w:rsidRPr="00652937">
        <w:t>[19]</w:t>
      </w:r>
      <w:r w:rsidRPr="00652937">
        <w:tab/>
        <w:t>Deyo, R. A., and Bass, J. E., 1989, "Lifestyle and low-back pain. The influence of smoking and obesity," Spine (Phila Pa 1976), 14(5), pp. 501-506.</w:t>
      </w:r>
    </w:p>
    <w:p w14:paraId="2BB8B530" w14:textId="77777777" w:rsidR="00652937" w:rsidRPr="00652937" w:rsidRDefault="00652937" w:rsidP="00652937">
      <w:pPr>
        <w:pStyle w:val="EndNoteBibliography"/>
        <w:spacing w:after="0"/>
      </w:pPr>
      <w:r w:rsidRPr="00652937">
        <w:lastRenderedPageBreak/>
        <w:t>[20]</w:t>
      </w:r>
      <w:r w:rsidRPr="00652937">
        <w:tab/>
        <w:t>Vismara, L., Menegoni, F., Zaina, F., Galli, M., Negrini, S., and Capodaglio, P., 2010, "Effect of obesity and low back pain on spinal mobility: a cross sectional study in women," Journal of neuroengineering and rehabilitation, 7, p. 3.</w:t>
      </w:r>
    </w:p>
    <w:p w14:paraId="4E5D446C" w14:textId="77777777" w:rsidR="00652937" w:rsidRPr="00652937" w:rsidRDefault="00652937" w:rsidP="00652937">
      <w:pPr>
        <w:pStyle w:val="EndNoteBibliography"/>
        <w:spacing w:after="0"/>
      </w:pPr>
      <w:r w:rsidRPr="00652937">
        <w:t>[21]</w:t>
      </w:r>
      <w:r w:rsidRPr="00652937">
        <w:tab/>
        <w:t>Richardson, C., Jull, G., Toppenberg, R., and Comerford, M., 1992, "Techniques for active lumbar stabilisation for spinal protection: A pilot study," The Australian journal of physiotherapy, 38(2), pp. 105-112.</w:t>
      </w:r>
    </w:p>
    <w:p w14:paraId="61B7CEE0" w14:textId="77777777" w:rsidR="00652937" w:rsidRPr="00652937" w:rsidRDefault="00652937" w:rsidP="00652937">
      <w:pPr>
        <w:pStyle w:val="EndNoteBibliography"/>
        <w:spacing w:after="0"/>
      </w:pPr>
      <w:r w:rsidRPr="00652937">
        <w:t>[22]</w:t>
      </w:r>
      <w:r w:rsidRPr="00652937">
        <w:tab/>
        <w:t>Lee, J. H., Hoshino, Y., Nakamura, K., Kariya, Y., Saita, K., and Ito, K., 1999, "Trunk muscle weakness as a risk factor for low back pain. A 5-year prospective study," Spine (Phila Pa 1976), 24(1), pp. 54-57.</w:t>
      </w:r>
    </w:p>
    <w:p w14:paraId="65F029EE" w14:textId="77777777" w:rsidR="00652937" w:rsidRPr="00652937" w:rsidRDefault="00652937" w:rsidP="00652937">
      <w:pPr>
        <w:pStyle w:val="EndNoteBibliography"/>
        <w:spacing w:after="0"/>
      </w:pPr>
      <w:r w:rsidRPr="00652937">
        <w:t>[23]</w:t>
      </w:r>
      <w:r w:rsidRPr="00652937">
        <w:tab/>
        <w:t>Cho, K. H., Beom, J. W., Lee, T. S., Lim, J. H., Lee, T. H., and Yuk, J. H., 2014, "Trunk muscles strength as a risk factor for nonspecific low back pain: a pilot study," Annals of rehabilitation medicine, 38(2), pp. 234-240.</w:t>
      </w:r>
    </w:p>
    <w:p w14:paraId="1FC3797D" w14:textId="77777777" w:rsidR="00652937" w:rsidRPr="00652937" w:rsidRDefault="00652937" w:rsidP="00652937">
      <w:pPr>
        <w:pStyle w:val="EndNoteBibliography"/>
        <w:spacing w:after="0"/>
      </w:pPr>
      <w:r w:rsidRPr="00652937">
        <w:t>[24]</w:t>
      </w:r>
      <w:r w:rsidRPr="00652937">
        <w:tab/>
        <w:t>Hides, J. A., Jull, G. A., and Richardson, C. A., 2001, "Long-term effects of specific stabilizing exercises for first-episode low back pain," Spine (Phila Pa 1976), 26(11), pp. E243-248.</w:t>
      </w:r>
    </w:p>
    <w:p w14:paraId="0ED255B9" w14:textId="77777777" w:rsidR="00652937" w:rsidRPr="00652937" w:rsidRDefault="00652937" w:rsidP="00652937">
      <w:pPr>
        <w:pStyle w:val="EndNoteBibliography"/>
        <w:spacing w:after="0"/>
      </w:pPr>
      <w:r w:rsidRPr="00652937">
        <w:t>[25]</w:t>
      </w:r>
      <w:r w:rsidRPr="00652937">
        <w:tab/>
        <w:t>Reeves, N. P., Narendra, K. S., and Cholewicki, J., 2007, "Spine stability: the six blind men and the elephant," Clinical biomechanics (Bristol, Avon), 22(3), pp. 266-274.</w:t>
      </w:r>
    </w:p>
    <w:p w14:paraId="5118B048" w14:textId="77777777" w:rsidR="00652937" w:rsidRPr="00652937" w:rsidRDefault="00652937" w:rsidP="00652937">
      <w:pPr>
        <w:pStyle w:val="EndNoteBibliography"/>
        <w:spacing w:after="0"/>
      </w:pPr>
      <w:r w:rsidRPr="00652937">
        <w:t>[26]</w:t>
      </w:r>
      <w:r w:rsidRPr="00652937">
        <w:tab/>
        <w:t>Yoshitake, Y., Ue, H., Miyazaki, M., and Moritani, T., 2001, "Assessment of lower-back muscle fatigue using electromyography, mechanomyography, and near-infrared spectroscopy," European journal of applied physiology, 84(3), pp. 174-179.</w:t>
      </w:r>
    </w:p>
    <w:p w14:paraId="3346D80B" w14:textId="77777777" w:rsidR="00652937" w:rsidRPr="00652937" w:rsidRDefault="00652937" w:rsidP="00652937">
      <w:pPr>
        <w:pStyle w:val="EndNoteBibliography"/>
        <w:spacing w:after="0"/>
      </w:pPr>
      <w:r w:rsidRPr="00652937">
        <w:t>[27]</w:t>
      </w:r>
      <w:r w:rsidRPr="00652937">
        <w:tab/>
        <w:t>Jarvholm, U., Styf, J., Suurkula, M., and Herberts, P., 1988, "Intramuscular pressure and muscle blood flow in supraspinatus," European journal of applied physiology and occupational physiology, 58(3), pp. 219-224.</w:t>
      </w:r>
    </w:p>
    <w:p w14:paraId="4B2103EB" w14:textId="77777777" w:rsidR="00652937" w:rsidRPr="00652937" w:rsidRDefault="00652937" w:rsidP="00652937">
      <w:pPr>
        <w:pStyle w:val="EndNoteBibliography"/>
        <w:spacing w:after="0"/>
      </w:pPr>
      <w:r w:rsidRPr="00652937">
        <w:t>[28]</w:t>
      </w:r>
      <w:r w:rsidRPr="00652937">
        <w:tab/>
        <w:t>Roy, S. H., De Luca, C. J., and Casavant, D. A., 1989, "Lumbar muscle fatigue and chronic lower back pain," Spine (Phila Pa 1976), 14(9), pp. 992-1001.</w:t>
      </w:r>
    </w:p>
    <w:p w14:paraId="0EB0C342" w14:textId="77777777" w:rsidR="00652937" w:rsidRPr="00652937" w:rsidRDefault="00652937" w:rsidP="00652937">
      <w:pPr>
        <w:pStyle w:val="EndNoteBibliography"/>
        <w:spacing w:after="0"/>
      </w:pPr>
      <w:r w:rsidRPr="00652937">
        <w:t>[29]</w:t>
      </w:r>
      <w:r w:rsidRPr="00652937">
        <w:tab/>
        <w:t>Kramer, M., Dehner, C., Hartwig, E., Volker, H. U., Sterk, J., Elbel, M., Weikert, E., Gerngross, H., Kinzl, L., and Willy, C., 2005, "Intramuscular pressure, tissue oxygenation and EMG fatigue measured during isometric fatigue-inducing contraction of the multifidus muscle," European spine journal : official publication of the European Spine Society, the European Spinal Deformity Society, and the European Section of the Cervical Spine Research Society, 14(6), pp. 578-585.</w:t>
      </w:r>
    </w:p>
    <w:p w14:paraId="6CE4C64C" w14:textId="77777777" w:rsidR="00652937" w:rsidRPr="00652937" w:rsidRDefault="00652937" w:rsidP="00652937">
      <w:pPr>
        <w:pStyle w:val="EndNoteBibliography"/>
        <w:spacing w:after="0"/>
      </w:pPr>
      <w:r w:rsidRPr="00652937">
        <w:t>[30]</w:t>
      </w:r>
      <w:r w:rsidRPr="00652937">
        <w:tab/>
        <w:t>Patwardhan, A. G., Havey, R. M., Carandang, G., Simonds, J., Voronov, L. I., Ghanayem, A. J., Meade, K. P., Gavin, T. M., and Paxinos, O., 2003, "Effect of compressive follower preload on the flexion-extension response of the human lumbar spine," Journal of orthopaedic research : official publication of the Orthopaedic Research Society, 21(3), pp. 540-546.</w:t>
      </w:r>
    </w:p>
    <w:p w14:paraId="5102F34C" w14:textId="77777777" w:rsidR="00652937" w:rsidRPr="00652937" w:rsidRDefault="00652937" w:rsidP="00652937">
      <w:pPr>
        <w:pStyle w:val="EndNoteBibliography"/>
        <w:spacing w:after="0"/>
      </w:pPr>
      <w:r w:rsidRPr="00652937">
        <w:t>[31]</w:t>
      </w:r>
      <w:r w:rsidRPr="00652937">
        <w:tab/>
        <w:t>Patwardhan, A. G., Havey, R. M., Meade, K. P., Lee, B., and Dunlap, B., 1999, "A follower load increases the load-carrying capacity of the lumbar spine in compression," Spine (Phila Pa 1976), 24(10), pp. 1003-1009.</w:t>
      </w:r>
    </w:p>
    <w:p w14:paraId="0B969065" w14:textId="77777777" w:rsidR="00652937" w:rsidRPr="00652937" w:rsidRDefault="00652937" w:rsidP="00652937">
      <w:pPr>
        <w:pStyle w:val="EndNoteBibliography"/>
        <w:spacing w:after="0"/>
      </w:pPr>
      <w:r w:rsidRPr="00652937">
        <w:t>[32]</w:t>
      </w:r>
      <w:r w:rsidRPr="00652937">
        <w:tab/>
        <w:t>Quint, U., Wilke, H. J., Shirazi-Adl, A., Parnianpour, M., Loer, F., and Claes, L. E., 1998, "Importance of the intersegmental trunk muscles for the stability of the lumbar spine. A biomechanical study in vitro," Spine (Phila Pa 1976), 23(18), pp. 1937-1945.</w:t>
      </w:r>
    </w:p>
    <w:p w14:paraId="6725F5AE" w14:textId="77777777" w:rsidR="00652937" w:rsidRPr="00652937" w:rsidRDefault="00652937" w:rsidP="00652937">
      <w:pPr>
        <w:pStyle w:val="EndNoteBibliography"/>
        <w:spacing w:after="0"/>
      </w:pPr>
      <w:r w:rsidRPr="00652937">
        <w:t>[33]</w:t>
      </w:r>
      <w:r w:rsidRPr="00652937">
        <w:tab/>
        <w:t>Wilke, H. J., Rohlmann, A., Neller, S., Schultheiss, M., Bergmann, G., Graichen, F., and Claes, L. E., 2001, "Is it possible to simulate physiologic loading conditions by applying pure moments? A comparison of in vivo and in vitro load components in an internal fixator," Spine (Phila Pa 1976), 26(6), pp. 636-642.</w:t>
      </w:r>
    </w:p>
    <w:p w14:paraId="338F3347" w14:textId="77777777" w:rsidR="00652937" w:rsidRPr="00652937" w:rsidRDefault="00652937" w:rsidP="00652937">
      <w:pPr>
        <w:pStyle w:val="EndNoteBibliography"/>
        <w:spacing w:after="0"/>
      </w:pPr>
      <w:r w:rsidRPr="00652937">
        <w:t>[34]</w:t>
      </w:r>
      <w:r w:rsidRPr="00652937">
        <w:tab/>
        <w:t>Reeves, N. P., and Cholewicki, J., 2003, "Modeling the human lumbar spine for assessing spinal loads, stability, and risk of injury," Critical reviews in biomedical engineering, 31(1-2), pp. 73-139.</w:t>
      </w:r>
    </w:p>
    <w:p w14:paraId="2CBC95C8" w14:textId="77777777" w:rsidR="00652937" w:rsidRPr="00652937" w:rsidRDefault="00652937" w:rsidP="00652937">
      <w:pPr>
        <w:pStyle w:val="EndNoteBibliography"/>
        <w:spacing w:after="0"/>
      </w:pPr>
      <w:r w:rsidRPr="00652937">
        <w:t>[35]</w:t>
      </w:r>
      <w:r w:rsidRPr="00652937">
        <w:tab/>
        <w:t>Tesh, K. M., Dunn, J. S., and Evans, J. H., 1987, "The abdominal muscles and vertebral stability," Spine (Phila Pa 1976), 12(5), pp. 501-508.</w:t>
      </w:r>
    </w:p>
    <w:p w14:paraId="33E7E63F" w14:textId="77777777" w:rsidR="00652937" w:rsidRPr="00652937" w:rsidRDefault="00652937" w:rsidP="00652937">
      <w:pPr>
        <w:pStyle w:val="EndNoteBibliography"/>
        <w:spacing w:after="0"/>
      </w:pPr>
      <w:r w:rsidRPr="00652937">
        <w:lastRenderedPageBreak/>
        <w:t>[36]</w:t>
      </w:r>
      <w:r w:rsidRPr="00652937">
        <w:tab/>
        <w:t>Cresswell, A. G., Oddsson, L., and Thorstensson, A., 1994, "The influence of sudden perturbations on trunk muscle activity and intra-abdominal pressure while standing," Experimental brain research, 98(2), pp. 336-341.</w:t>
      </w:r>
    </w:p>
    <w:p w14:paraId="50FCAACB" w14:textId="77777777" w:rsidR="00652937" w:rsidRPr="00652937" w:rsidRDefault="00652937" w:rsidP="00652937">
      <w:pPr>
        <w:pStyle w:val="EndNoteBibliography"/>
        <w:spacing w:after="0"/>
      </w:pPr>
      <w:r w:rsidRPr="00652937">
        <w:t>[37]</w:t>
      </w:r>
      <w:r w:rsidRPr="00652937">
        <w:tab/>
      </w:r>
      <w:r w:rsidRPr="00652937">
        <w:rPr>
          <w:highlight w:val="yellow"/>
          <w:rPrChange w:id="394" w:author="Brittany Stott" w:date="2018-09-27T21:46:00Z">
            <w:rPr/>
          </w:rPrChange>
        </w:rPr>
        <w:t>Society, S. R.</w:t>
      </w:r>
      <w:r w:rsidRPr="00652937">
        <w:t>, "White paper on sagittal plane alignment."</w:t>
      </w:r>
    </w:p>
    <w:p w14:paraId="38E5FC1F" w14:textId="77777777" w:rsidR="00652937" w:rsidRPr="00652937" w:rsidRDefault="00652937" w:rsidP="00652937">
      <w:pPr>
        <w:pStyle w:val="EndNoteBibliography"/>
        <w:spacing w:after="0"/>
      </w:pPr>
      <w:r w:rsidRPr="00652937">
        <w:t>[38]</w:t>
      </w:r>
      <w:r w:rsidRPr="00652937">
        <w:tab/>
        <w:t>Gedalia, U., Solomonow, M., Zhou, B. H., Baratta, R. V., Lu, Y., and Harris, M., 1999, "Biomechanics of increased exposure to lumbar injury caused by cyclic loading. Part 2. Recovery of reflexive muscular stability with rest," Spine (Phila Pa 1976), 24(23), pp. 2461-2467.</w:t>
      </w:r>
    </w:p>
    <w:p w14:paraId="5AFF3F96" w14:textId="77777777" w:rsidR="00652937" w:rsidRPr="00652937" w:rsidRDefault="00652937" w:rsidP="00652937">
      <w:pPr>
        <w:pStyle w:val="EndNoteBibliography"/>
        <w:spacing w:after="0"/>
      </w:pPr>
      <w:r w:rsidRPr="00652937">
        <w:t>[39]</w:t>
      </w:r>
      <w:r w:rsidRPr="00652937">
        <w:tab/>
        <w:t>Lonnemann, M. E., Paris, S. V., and Gorniak, G. C., 2008, "A morphological comparison of the human lumbar multifidus by chemical dissection," The Journal of manual &amp; manipulative therapy, 16(4), pp. E84-92.</w:t>
      </w:r>
    </w:p>
    <w:p w14:paraId="43F4910D" w14:textId="77777777" w:rsidR="00652937" w:rsidRPr="00652937" w:rsidRDefault="00652937" w:rsidP="00652937">
      <w:pPr>
        <w:pStyle w:val="EndNoteBibliography"/>
        <w:spacing w:after="0"/>
      </w:pPr>
      <w:r w:rsidRPr="00652937">
        <w:t>[40]</w:t>
      </w:r>
      <w:r w:rsidRPr="00652937">
        <w:tab/>
        <w:t>Hansson, T., Magnusson, M., and Broman, H., 1991, "Back muscle fatigue and seated whole body vibrations: an experimental study in man," Clinical biomechanics (Bristol, Avon), 6(3), pp. 173-178.</w:t>
      </w:r>
    </w:p>
    <w:p w14:paraId="4EDA4915" w14:textId="77777777" w:rsidR="00652937" w:rsidRPr="00652937" w:rsidRDefault="00652937" w:rsidP="00652937">
      <w:pPr>
        <w:pStyle w:val="EndNoteBibliography"/>
        <w:spacing w:after="0"/>
      </w:pPr>
      <w:r w:rsidRPr="00652937">
        <w:t>[41]</w:t>
      </w:r>
      <w:r w:rsidRPr="00652937">
        <w:tab/>
        <w:t>Joint National Committee on Prevention, D. E., and Treatment of High Blood, P., 2003, "JNC 7 express : the seventh report of the Joint National Committee on Prevention, Detection, Evaluation, and Treatment of High Blood Pressure."</w:t>
      </w:r>
    </w:p>
    <w:p w14:paraId="11C724C1" w14:textId="77777777" w:rsidR="00652937" w:rsidRPr="00652937" w:rsidRDefault="00652937" w:rsidP="00652937">
      <w:pPr>
        <w:pStyle w:val="EndNoteBibliography"/>
        <w:spacing w:after="0"/>
      </w:pPr>
      <w:r w:rsidRPr="00652937">
        <w:t>[42]</w:t>
      </w:r>
      <w:r w:rsidRPr="00652937">
        <w:tab/>
        <w:t>Hodges, P. W., and Richardson, C. A., 1996, "Inefficient Muscular Stabilization of the Lumbar Spine Associated With Low Back Pain: A Motor Control Evaluation of Transversus Abdominis," Spine, 21(22), pp. 2640-2650.</w:t>
      </w:r>
    </w:p>
    <w:p w14:paraId="2923E0AC" w14:textId="77777777" w:rsidR="00652937" w:rsidRPr="00652937" w:rsidRDefault="00652937" w:rsidP="00652937">
      <w:pPr>
        <w:pStyle w:val="EndNoteBibliography"/>
        <w:spacing w:after="0"/>
      </w:pPr>
      <w:r w:rsidRPr="00652937">
        <w:t>[43]</w:t>
      </w:r>
      <w:r w:rsidRPr="00652937">
        <w:tab/>
        <w:t>Hodges, P., Richardson, C., and Jull, G., 1996, "Evaluation of the relationship between laboratory and clinical tests of transversus abdominis function," Physiotherapy research international : the journal for researchers and clinicians in physical therapy, 1(1), pp. 30-40.</w:t>
      </w:r>
    </w:p>
    <w:p w14:paraId="4F59642B" w14:textId="77777777" w:rsidR="00652937" w:rsidRPr="00652937" w:rsidRDefault="00652937" w:rsidP="00652937">
      <w:pPr>
        <w:pStyle w:val="EndNoteBibliography"/>
        <w:spacing w:after="0"/>
      </w:pPr>
      <w:r w:rsidRPr="00652937">
        <w:t>[44]</w:t>
      </w:r>
      <w:r w:rsidRPr="00652937">
        <w:tab/>
        <w:t>Hodges, P. W., and Richardson, C. A., 1998, "Delayed postural contraction of transversus abdominis in low back pain associated with movement of the lower limb," Journal of spinal disorders, 11(1), pp. 46-56.</w:t>
      </w:r>
    </w:p>
    <w:p w14:paraId="36F84D19" w14:textId="77777777" w:rsidR="00652937" w:rsidRPr="00652937" w:rsidRDefault="00652937" w:rsidP="00652937">
      <w:pPr>
        <w:pStyle w:val="EndNoteBibliography"/>
      </w:pPr>
      <w:r w:rsidRPr="00652937">
        <w:t>[45]</w:t>
      </w:r>
      <w:r w:rsidRPr="00652937">
        <w:tab/>
        <w:t>O'Sullivan, P., Twomey, L., Allison, G., Sinclair, J., Miller, K., and Knox, J., 1997, "Altered patterns of abdominal muscle activation in patients with chronic low back pain," Australian Journal of Physiotherapy, 43(2), pp. 91-98.</w:t>
      </w:r>
    </w:p>
    <w:p w14:paraId="67DE15A2" w14:textId="34FBB26A" w:rsidR="00990B7D" w:rsidRDefault="00B777F3">
      <w:r>
        <w:fldChar w:fldCharType="end"/>
      </w:r>
      <w:commentRangeEnd w:id="391"/>
      <w:commentRangeEnd w:id="392"/>
      <w:r w:rsidR="00EA2DFD">
        <w:rPr>
          <w:rStyle w:val="CommentReference"/>
        </w:rPr>
        <w:commentReference w:id="392"/>
      </w:r>
      <w:commentRangeEnd w:id="393"/>
      <w:r w:rsidR="00EA2DFD">
        <w:rPr>
          <w:rStyle w:val="CommentReference"/>
        </w:rPr>
        <w:commentReference w:id="393"/>
      </w:r>
      <w:r w:rsidR="00EA2DFD">
        <w:rPr>
          <w:rStyle w:val="CommentReference"/>
        </w:rPr>
        <w:commentReference w:id="391"/>
      </w:r>
    </w:p>
    <w:p w14:paraId="6C8798AF" w14:textId="28F95AB3" w:rsidR="008812EF" w:rsidRDefault="008812EF"/>
    <w:p w14:paraId="011958E0" w14:textId="447346AB" w:rsidR="008812EF" w:rsidRDefault="008812EF"/>
    <w:p w14:paraId="156AD7EE" w14:textId="4C702FCD" w:rsidR="008812EF" w:rsidRDefault="008812EF">
      <w:r>
        <w:rPr>
          <w:b/>
        </w:rPr>
        <w:t>Figures and Tables</w:t>
      </w:r>
    </w:p>
    <w:p w14:paraId="06E6A5EA" w14:textId="69A57145" w:rsidR="008812EF" w:rsidRDefault="008812EF">
      <w:r w:rsidRPr="00ED1518">
        <w:rPr>
          <w:noProof/>
        </w:rPr>
        <w:lastRenderedPageBreak/>
        <mc:AlternateContent>
          <mc:Choice Requires="wpg">
            <w:drawing>
              <wp:inline distT="0" distB="0" distL="0" distR="0" wp14:anchorId="02C96884" wp14:editId="03BB2ED4">
                <wp:extent cx="5476875" cy="5132417"/>
                <wp:effectExtent l="19050" t="0" r="28575" b="0"/>
                <wp:docPr id="1"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76875" cy="5132417"/>
                          <a:chOff x="0" y="31904"/>
                          <a:chExt cx="5944937" cy="5730245"/>
                        </a:xfrm>
                      </wpg:grpSpPr>
                      <wps:wsp>
                        <wps:cNvPr id="2" name="Rectangle 2">
                          <a:extLst/>
                        </wps:cNvPr>
                        <wps:cNvSpPr/>
                        <wps:spPr>
                          <a:xfrm>
                            <a:off x="0" y="5415813"/>
                            <a:ext cx="5944935" cy="3062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4" name="Group 4">
                          <a:extLst/>
                        </wpg:cNvPr>
                        <wpg:cNvGrpSpPr/>
                        <wpg:grpSpPr>
                          <a:xfrm>
                            <a:off x="4205" y="31904"/>
                            <a:ext cx="5940732" cy="5730245"/>
                            <a:chOff x="4205" y="31904"/>
                            <a:chExt cx="5940732" cy="5730245"/>
                          </a:xfrm>
                        </wpg:grpSpPr>
                        <wpg:grpSp>
                          <wpg:cNvPr id="5" name="Group 5">
                            <a:extLst/>
                          </wpg:cNvPr>
                          <wpg:cNvGrpSpPr/>
                          <wpg:grpSpPr>
                            <a:xfrm>
                              <a:off x="4205" y="31904"/>
                              <a:ext cx="5940732" cy="5730245"/>
                              <a:chOff x="4205" y="33984"/>
                              <a:chExt cx="6115118" cy="6103925"/>
                            </a:xfrm>
                          </wpg:grpSpPr>
                          <wpg:grpSp>
                            <wpg:cNvPr id="6" name="Group 6">
                              <a:extLst/>
                            </wpg:cNvPr>
                            <wpg:cNvGrpSpPr/>
                            <wpg:grpSpPr>
                              <a:xfrm>
                                <a:off x="4205" y="33984"/>
                                <a:ext cx="6115118" cy="6103925"/>
                                <a:chOff x="4205" y="33984"/>
                                <a:chExt cx="6115118" cy="6103925"/>
                              </a:xfrm>
                            </wpg:grpSpPr>
                            <pic:pic xmlns:pic="http://schemas.openxmlformats.org/drawingml/2006/picture">
                              <pic:nvPicPr>
                                <pic:cNvPr id="7" name="Picture 7">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 t="1049" r="32046" b="3847"/>
                                <a:stretch/>
                              </pic:blipFill>
                              <pic:spPr>
                                <a:xfrm>
                                  <a:off x="4205" y="91297"/>
                                  <a:ext cx="6115118" cy="5684300"/>
                                </a:xfrm>
                                <a:prstGeom prst="rect">
                                  <a:avLst/>
                                </a:prstGeom>
                                <a:ln>
                                  <a:solidFill>
                                    <a:schemeClr val="tx1"/>
                                  </a:solidFill>
                                </a:ln>
                              </pic:spPr>
                            </pic:pic>
                            <wpg:grpSp>
                              <wpg:cNvPr id="8" name="Group 8">
                                <a:extLst/>
                              </wpg:cNvPr>
                              <wpg:cNvGrpSpPr/>
                              <wpg:grpSpPr>
                                <a:xfrm>
                                  <a:off x="6362" y="33984"/>
                                  <a:ext cx="5870564" cy="6103925"/>
                                  <a:chOff x="6362" y="33984"/>
                                  <a:chExt cx="5870564" cy="6103925"/>
                                </a:xfrm>
                              </wpg:grpSpPr>
                              <wps:wsp>
                                <wps:cNvPr id="9" name="Straight Connector 9">
                                  <a:extLst/>
                                </wps:cNvPr>
                                <wps:cNvCnPr>
                                  <a:cxnSpLocks/>
                                </wps:cNvCnPr>
                                <wps:spPr>
                                  <a:xfrm>
                                    <a:off x="3190748" y="175164"/>
                                    <a:ext cx="0" cy="564546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11" name="Straight Connector 11">
                                  <a:extLst/>
                                </wps:cNvPr>
                                <wps:cNvCnPr/>
                                <wps:spPr>
                                  <a:xfrm>
                                    <a:off x="2908909" y="5399894"/>
                                    <a:ext cx="0" cy="375705"/>
                                  </a:xfrm>
                                  <a:prstGeom prst="line">
                                    <a:avLst/>
                                  </a:prstGeom>
                                  <a:ln w="2857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3" name="Straight Connector 13">
                                  <a:extLst/>
                                </wps:cNvPr>
                                <wps:cNvCnPr/>
                                <wps:spPr>
                                  <a:xfrm>
                                    <a:off x="2622360" y="5486863"/>
                                    <a:ext cx="0" cy="32536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TextBox 1047">
                                  <a:extLst/>
                                </wps:cNvPr>
                                <wps:cNvSpPr txBox="1"/>
                                <wps:spPr>
                                  <a:xfrm>
                                    <a:off x="3764645" y="1337506"/>
                                    <a:ext cx="2112281" cy="502280"/>
                                  </a:xfrm>
                                  <a:prstGeom prst="rect">
                                    <a:avLst/>
                                  </a:prstGeom>
                                  <a:noFill/>
                                </wps:spPr>
                                <wps:txbx>
                                  <w:txbxContent>
                                    <w:p w14:paraId="152559F5" w14:textId="77777777" w:rsidR="008812EF" w:rsidRDefault="008812EF" w:rsidP="008812EF">
                                      <w:pPr>
                                        <w:pStyle w:val="NormalWeb"/>
                                        <w:spacing w:before="0" w:beforeAutospacing="0" w:after="0" w:afterAutospacing="0"/>
                                      </w:pPr>
                                      <w:r w:rsidRPr="00ED1518">
                                        <w:rPr>
                                          <w:rFonts w:ascii="Arial" w:hAnsi="Arial" w:cs="Arial"/>
                                          <w:b/>
                                          <w:bCs/>
                                          <w:color w:val="000000" w:themeColor="text1"/>
                                          <w:kern w:val="24"/>
                                          <w:sz w:val="40"/>
                                          <w:szCs w:val="40"/>
                                        </w:rPr>
                                        <w:t>ITP</w:t>
                                      </w:r>
                                      <w:r w:rsidRPr="00ED1518">
                                        <w:rPr>
                                          <w:rFonts w:ascii="Arial" w:hAnsi="Arial" w:cs="Arial"/>
                                          <w:b/>
                                          <w:bCs/>
                                          <w:color w:val="000000" w:themeColor="text1"/>
                                          <w:kern w:val="24"/>
                                          <w:sz w:val="36"/>
                                          <w:szCs w:val="36"/>
                                        </w:rPr>
                                        <w:t>=52mmHg</w:t>
                                      </w:r>
                                    </w:p>
                                  </w:txbxContent>
                                </wps:txbx>
                                <wps:bodyPr wrap="square" rtlCol="0">
                                  <a:noAutofit/>
                                </wps:bodyPr>
                              </wps:wsp>
                              <wpg:grpSp>
                                <wpg:cNvPr id="17" name="Group 17">
                                  <a:extLst/>
                                </wpg:cNvPr>
                                <wpg:cNvGrpSpPr/>
                                <wpg:grpSpPr>
                                  <a:xfrm>
                                    <a:off x="3343135" y="3696064"/>
                                    <a:ext cx="1154878" cy="1152901"/>
                                    <a:chOff x="3343135" y="3696064"/>
                                    <a:chExt cx="1154878" cy="1152901"/>
                                  </a:xfrm>
                                </wpg:grpSpPr>
                                <wps:wsp>
                                  <wps:cNvPr id="19" name="Rectangle 19">
                                    <a:extLst/>
                                  </wps:cNvPr>
                                  <wps:cNvSpPr/>
                                  <wps:spPr>
                                    <a:xfrm>
                                      <a:off x="3343135" y="3747603"/>
                                      <a:ext cx="314293" cy="315590"/>
                                    </a:xfrm>
                                    <a:prstGeom prst="rect">
                                      <a:avLst/>
                                    </a:prstGeom>
                                    <a:solidFill>
                                      <a:srgbClr val="7030A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TextBox 1049">
                                    <a:extLst/>
                                  </wps:cNvPr>
                                  <wps:cNvSpPr txBox="1"/>
                                  <wps:spPr>
                                    <a:xfrm>
                                      <a:off x="3657428" y="3696064"/>
                                      <a:ext cx="731523" cy="502281"/>
                                    </a:xfrm>
                                    <a:prstGeom prst="rect">
                                      <a:avLst/>
                                    </a:prstGeom>
                                    <a:noFill/>
                                  </wps:spPr>
                                  <wps:txbx>
                                    <w:txbxContent>
                                      <w:p w14:paraId="6951BB43" w14:textId="77777777" w:rsidR="008812EF" w:rsidRPr="00ED1518" w:rsidRDefault="008812EF" w:rsidP="008812EF">
                                        <w:pPr>
                                          <w:pStyle w:val="NormalWeb"/>
                                          <w:spacing w:before="0" w:beforeAutospacing="0" w:after="0" w:afterAutospacing="0"/>
                                          <w:rPr>
                                            <w:sz w:val="40"/>
                                            <w:szCs w:val="40"/>
                                          </w:rPr>
                                        </w:pPr>
                                        <w:r w:rsidRPr="00ED1518">
                                          <w:rPr>
                                            <w:rFonts w:ascii="Arial" w:hAnsi="Arial" w:cs="Arial"/>
                                            <w:b/>
                                            <w:bCs/>
                                            <w:color w:val="FFFFFF" w:themeColor="background1"/>
                                            <w:kern w:val="24"/>
                                            <w:sz w:val="40"/>
                                            <w:szCs w:val="40"/>
                                          </w:rPr>
                                          <w:t>IAP</w:t>
                                        </w:r>
                                      </w:p>
                                    </w:txbxContent>
                                  </wps:txbx>
                                  <wps:bodyPr wrap="square" rtlCol="0">
                                    <a:noAutofit/>
                                  </wps:bodyPr>
                                </wps:wsp>
                                <wps:wsp>
                                  <wps:cNvPr id="103" name="TextBox 1050">
                                    <a:extLst/>
                                  </wps:cNvPr>
                                  <wps:cNvSpPr txBox="1"/>
                                  <wps:spPr>
                                    <a:xfrm>
                                      <a:off x="3416335" y="4041942"/>
                                      <a:ext cx="1081678" cy="807023"/>
                                    </a:xfrm>
                                    <a:prstGeom prst="rect">
                                      <a:avLst/>
                                    </a:prstGeom>
                                    <a:noFill/>
                                  </wps:spPr>
                                  <wps:txbx>
                                    <w:txbxContent>
                                      <w:p w14:paraId="696B2FDC" w14:textId="77777777" w:rsidR="008812EF" w:rsidRPr="00ED1518" w:rsidRDefault="008812EF" w:rsidP="008812EF">
                                        <w:pPr>
                                          <w:pStyle w:val="NormalWeb"/>
                                          <w:spacing w:before="0" w:beforeAutospacing="0" w:after="0" w:afterAutospacing="0"/>
                                          <w:rPr>
                                            <w:sz w:val="36"/>
                                            <w:szCs w:val="36"/>
                                          </w:rPr>
                                        </w:pPr>
                                        <w:r w:rsidRPr="00ED1518">
                                          <w:rPr>
                                            <w:rFonts w:ascii="Arial" w:hAnsi="Arial" w:cs="Arial"/>
                                            <w:b/>
                                            <w:bCs/>
                                            <w:color w:val="000000" w:themeColor="text1"/>
                                            <w:kern w:val="24"/>
                                            <w:sz w:val="36"/>
                                            <w:szCs w:val="36"/>
                                          </w:rPr>
                                          <w:t xml:space="preserve"> </w:t>
                                        </w:r>
                                        <w:r w:rsidRPr="00ED1518">
                                          <w:rPr>
                                            <w:rFonts w:ascii="Arial" w:hAnsi="Arial" w:cs="Arial"/>
                                            <w:b/>
                                            <w:bCs/>
                                            <w:color w:val="FFFFFF" w:themeColor="background1"/>
                                            <w:kern w:val="24"/>
                                            <w:sz w:val="36"/>
                                            <w:szCs w:val="36"/>
                                          </w:rPr>
                                          <w:t>[0,52]</w:t>
                                        </w:r>
                                      </w:p>
                                      <w:p w14:paraId="5017EBA7" w14:textId="77777777" w:rsidR="008812EF" w:rsidRPr="00ED1518" w:rsidRDefault="008812EF" w:rsidP="008812EF">
                                        <w:pPr>
                                          <w:pStyle w:val="NormalWeb"/>
                                          <w:spacing w:before="0" w:beforeAutospacing="0" w:after="0" w:afterAutospacing="0"/>
                                          <w:rPr>
                                            <w:sz w:val="36"/>
                                            <w:szCs w:val="36"/>
                                          </w:rPr>
                                        </w:pPr>
                                        <w:r w:rsidRPr="00ED1518">
                                          <w:rPr>
                                            <w:rFonts w:ascii="Arial" w:hAnsi="Arial" w:cs="Arial"/>
                                            <w:b/>
                                            <w:bCs/>
                                            <w:color w:val="FFFFFF" w:themeColor="background1"/>
                                            <w:kern w:val="24"/>
                                            <w:sz w:val="36"/>
                                            <w:szCs w:val="36"/>
                                          </w:rPr>
                                          <w:t>mmHg</w:t>
                                        </w:r>
                                      </w:p>
                                    </w:txbxContent>
                                  </wps:txbx>
                                  <wps:bodyPr wrap="square" rtlCol="0">
                                    <a:noAutofit/>
                                  </wps:bodyPr>
                                </wps:wsp>
                              </wpg:grpSp>
                              <wpg:grpSp>
                                <wpg:cNvPr id="106" name="Group 106">
                                  <a:extLst/>
                                </wpg:cNvPr>
                                <wpg:cNvGrpSpPr/>
                                <wpg:grpSpPr>
                                  <a:xfrm>
                                    <a:off x="6362" y="2066508"/>
                                    <a:ext cx="1992158" cy="1290177"/>
                                    <a:chOff x="6362" y="2066508"/>
                                    <a:chExt cx="1992158" cy="1290177"/>
                                  </a:xfrm>
                                </wpg:grpSpPr>
                                <wpg:grpSp>
                                  <wpg:cNvPr id="107" name="Group 107">
                                    <a:extLst/>
                                  </wpg:cNvPr>
                                  <wpg:cNvGrpSpPr/>
                                  <wpg:grpSpPr>
                                    <a:xfrm>
                                      <a:off x="6362" y="2233307"/>
                                      <a:ext cx="1755316" cy="1123378"/>
                                      <a:chOff x="6362" y="2233307"/>
                                      <a:chExt cx="1755316" cy="1123378"/>
                                    </a:xfrm>
                                  </wpg:grpSpPr>
                                  <wps:wsp>
                                    <wps:cNvPr id="108" name="Rectangle 108">
                                      <a:extLst/>
                                    </wps:cNvPr>
                                    <wps:cNvSpPr/>
                                    <wps:spPr>
                                      <a:xfrm>
                                        <a:off x="355240" y="2233307"/>
                                        <a:ext cx="314293" cy="315590"/>
                                      </a:xfrm>
                                      <a:prstGeom prst="rect">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 name="TextBox 1054">
                                      <a:extLst/>
                                    </wps:cNvPr>
                                    <wps:cNvSpPr txBox="1"/>
                                    <wps:spPr>
                                      <a:xfrm>
                                        <a:off x="685371" y="2233307"/>
                                        <a:ext cx="768979" cy="502281"/>
                                      </a:xfrm>
                                      <a:prstGeom prst="rect">
                                        <a:avLst/>
                                      </a:prstGeom>
                                      <a:noFill/>
                                    </wps:spPr>
                                    <wps:txbx>
                                      <w:txbxContent>
                                        <w:p w14:paraId="7A462EEB" w14:textId="77777777" w:rsidR="008812EF" w:rsidRPr="00ED1518" w:rsidRDefault="008812EF" w:rsidP="008812EF">
                                          <w:pPr>
                                            <w:pStyle w:val="NormalWeb"/>
                                            <w:spacing w:before="0" w:beforeAutospacing="0" w:after="0" w:afterAutospacing="0"/>
                                            <w:rPr>
                                              <w:sz w:val="40"/>
                                              <w:szCs w:val="40"/>
                                            </w:rPr>
                                          </w:pPr>
                                          <w:r w:rsidRPr="00ED1518">
                                            <w:rPr>
                                              <w:rFonts w:ascii="Arial" w:hAnsi="Arial" w:cs="Arial"/>
                                              <w:b/>
                                              <w:bCs/>
                                              <w:color w:val="000000" w:themeColor="text1"/>
                                              <w:kern w:val="24"/>
                                              <w:sz w:val="40"/>
                                              <w:szCs w:val="40"/>
                                            </w:rPr>
                                            <w:t>IMP</w:t>
                                          </w:r>
                                        </w:p>
                                      </w:txbxContent>
                                    </wps:txbx>
                                    <wps:bodyPr wrap="square" rtlCol="0">
                                      <a:noAutofit/>
                                    </wps:bodyPr>
                                  </wps:wsp>
                                  <wps:wsp>
                                    <wps:cNvPr id="110" name="TextBox 63">
                                      <a:extLst/>
                                    </wps:cNvPr>
                                    <wps:cNvSpPr txBox="1"/>
                                    <wps:spPr>
                                      <a:xfrm>
                                        <a:off x="6362" y="2549663"/>
                                        <a:ext cx="1755316" cy="807022"/>
                                      </a:xfrm>
                                      <a:prstGeom prst="rect">
                                        <a:avLst/>
                                      </a:prstGeom>
                                      <a:noFill/>
                                    </wps:spPr>
                                    <wps:txbx>
                                      <w:txbxContent>
                                        <w:p w14:paraId="448DECD8" w14:textId="77777777" w:rsidR="008812EF" w:rsidRPr="00185832" w:rsidRDefault="008812EF" w:rsidP="008812EF">
                                          <w:pPr>
                                            <w:pStyle w:val="NormalWeb"/>
                                            <w:spacing w:before="0" w:beforeAutospacing="0" w:after="0" w:afterAutospacing="0"/>
                                            <w:rPr>
                                              <w:sz w:val="36"/>
                                              <w:szCs w:val="36"/>
                                            </w:rPr>
                                          </w:pPr>
                                          <w:r w:rsidRPr="00ED1518">
                                            <w:rPr>
                                              <w:rFonts w:ascii="Arial" w:hAnsi="Arial" w:cs="Arial"/>
                                              <w:b/>
                                              <w:bCs/>
                                              <w:color w:val="000000" w:themeColor="text1"/>
                                              <w:kern w:val="24"/>
                                              <w:sz w:val="36"/>
                                              <w:szCs w:val="52"/>
                                            </w:rPr>
                                            <w:t>[1551,2586]</w:t>
                                          </w:r>
                                        </w:p>
                                        <w:p w14:paraId="13C3FD01" w14:textId="77777777" w:rsidR="008812EF" w:rsidRPr="00185832" w:rsidRDefault="008812EF" w:rsidP="008812EF">
                                          <w:pPr>
                                            <w:pStyle w:val="NormalWeb"/>
                                            <w:spacing w:before="0" w:beforeAutospacing="0" w:after="0" w:afterAutospacing="0"/>
                                            <w:rPr>
                                              <w:sz w:val="36"/>
                                              <w:szCs w:val="36"/>
                                            </w:rPr>
                                          </w:pPr>
                                          <w:r w:rsidRPr="00185832">
                                            <w:rPr>
                                              <w:rFonts w:ascii="Arial" w:hAnsi="Arial" w:cs="Arial"/>
                                              <w:b/>
                                              <w:bCs/>
                                              <w:color w:val="000000" w:themeColor="text1"/>
                                              <w:kern w:val="24"/>
                                              <w:sz w:val="36"/>
                                              <w:szCs w:val="36"/>
                                            </w:rPr>
                                            <w:t xml:space="preserve">    mmHg</w:t>
                                          </w:r>
                                        </w:p>
                                      </w:txbxContent>
                                    </wps:txbx>
                                    <wps:bodyPr wrap="square" rtlCol="0">
                                      <a:noAutofit/>
                                    </wps:bodyPr>
                                  </wps:wsp>
                                </wpg:grpSp>
                                <wps:wsp>
                                  <wps:cNvPr id="111" name="Straight Connector 111">
                                    <a:extLst/>
                                  </wps:cNvPr>
                                  <wps:cNvCnPr>
                                    <a:cxnSpLocks/>
                                  </wps:cNvCnPr>
                                  <wps:spPr>
                                    <a:xfrm flipV="1">
                                      <a:off x="1474049" y="2114653"/>
                                      <a:ext cx="481372" cy="37207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Oval 112">
                                    <a:extLst/>
                                  </wps:cNvPr>
                                  <wps:cNvSpPr/>
                                  <wps:spPr>
                                    <a:xfrm>
                                      <a:off x="1918003" y="2066508"/>
                                      <a:ext cx="80517" cy="8762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13" name="Group 113">
                                  <a:extLst/>
                                </wpg:cNvPr>
                                <wpg:cNvGrpSpPr/>
                                <wpg:grpSpPr>
                                  <a:xfrm>
                                    <a:off x="3058900" y="275228"/>
                                    <a:ext cx="1554954" cy="655183"/>
                                    <a:chOff x="3058900" y="275228"/>
                                    <a:chExt cx="1554954" cy="655183"/>
                                  </a:xfrm>
                                </wpg:grpSpPr>
                                <wps:wsp>
                                  <wps:cNvPr id="114" name="Arrow: Down 114">
                                    <a:extLst/>
                                  </wps:cNvPr>
                                  <wps:cNvSpPr/>
                                  <wps:spPr>
                                    <a:xfrm>
                                      <a:off x="3058900" y="275228"/>
                                      <a:ext cx="282792" cy="655183"/>
                                    </a:xfrm>
                                    <a:prstGeom prst="downArrow">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 name="TextBox 79">
                                    <a:extLst/>
                                  </wps:cNvPr>
                                  <wps:cNvSpPr txBox="1"/>
                                  <wps:spPr>
                                    <a:xfrm>
                                      <a:off x="3305171" y="383396"/>
                                      <a:ext cx="1308683" cy="502281"/>
                                    </a:xfrm>
                                    <a:prstGeom prst="rect">
                                      <a:avLst/>
                                    </a:prstGeom>
                                    <a:noFill/>
                                  </wps:spPr>
                                  <wps:txbx>
                                    <w:txbxContent>
                                      <w:p w14:paraId="4FE6AD38" w14:textId="77777777" w:rsidR="008812EF" w:rsidRPr="00ED1518" w:rsidRDefault="008812EF" w:rsidP="008812EF">
                                        <w:pPr>
                                          <w:pStyle w:val="NormalWeb"/>
                                          <w:spacing w:before="0" w:beforeAutospacing="0" w:after="0" w:afterAutospacing="0"/>
                                          <w:rPr>
                                            <w:sz w:val="14"/>
                                          </w:rPr>
                                        </w:pPr>
                                        <w:r w:rsidRPr="00ED1518">
                                          <w:rPr>
                                            <w:rFonts w:ascii="Arial" w:hAnsi="Arial" w:cs="Arial"/>
                                            <w:b/>
                                            <w:bCs/>
                                            <w:color w:val="000000" w:themeColor="text1"/>
                                            <w:kern w:val="24"/>
                                            <w:sz w:val="40"/>
                                            <w:szCs w:val="60"/>
                                          </w:rPr>
                                          <w:t>W=50N</w:t>
                                        </w:r>
                                      </w:p>
                                    </w:txbxContent>
                                  </wps:txbx>
                                  <wps:bodyPr wrap="square" rtlCol="0">
                                    <a:noAutofit/>
                                  </wps:bodyPr>
                                </wps:wsp>
                              </wpg:grpSp>
                              <wpg:grpSp>
                                <wpg:cNvPr id="116" name="Group 116">
                                  <a:extLst/>
                                </wpg:cNvPr>
                                <wpg:cNvGrpSpPr/>
                                <wpg:grpSpPr>
                                  <a:xfrm>
                                    <a:off x="714793" y="3201339"/>
                                    <a:ext cx="2522246" cy="1188467"/>
                                    <a:chOff x="714793" y="3201339"/>
                                    <a:chExt cx="2522246" cy="1188467"/>
                                  </a:xfrm>
                                </wpg:grpSpPr>
                                <wps:wsp>
                                  <wps:cNvPr id="117" name="Straight Connector 117">
                                    <a:extLst/>
                                  </wps:cNvPr>
                                  <wps:cNvCnPr>
                                    <a:cxnSpLocks/>
                                  </wps:cNvCnPr>
                                  <wps:spPr>
                                    <a:xfrm flipV="1">
                                      <a:off x="1714735" y="3252253"/>
                                      <a:ext cx="1470813" cy="59977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TextBox 83">
                                    <a:extLst/>
                                  </wps:cNvPr>
                                  <wps:cNvSpPr txBox="1"/>
                                  <wps:spPr>
                                    <a:xfrm>
                                      <a:off x="714793" y="3582784"/>
                                      <a:ext cx="1203211" cy="807022"/>
                                    </a:xfrm>
                                    <a:prstGeom prst="rect">
                                      <a:avLst/>
                                    </a:prstGeom>
                                    <a:noFill/>
                                  </wps:spPr>
                                  <wps:txbx>
                                    <w:txbxContent>
                                      <w:p w14:paraId="34DC2300" w14:textId="77777777" w:rsidR="008812EF" w:rsidRPr="00ED1518" w:rsidRDefault="008812EF" w:rsidP="008812EF">
                                        <w:pPr>
                                          <w:pStyle w:val="NormalWeb"/>
                                          <w:spacing w:before="0" w:beforeAutospacing="0" w:after="0" w:afterAutospacing="0"/>
                                          <w:rPr>
                                            <w:sz w:val="36"/>
                                            <w:szCs w:val="36"/>
                                          </w:rPr>
                                        </w:pPr>
                                        <w:r w:rsidRPr="00ED1518">
                                          <w:rPr>
                                            <w:rFonts w:ascii="Arial" w:hAnsi="Arial" w:cs="Arial"/>
                                            <w:b/>
                                            <w:bCs/>
                                            <w:i/>
                                            <w:iCs/>
                                            <w:color w:val="000000" w:themeColor="text1"/>
                                            <w:kern w:val="24"/>
                                            <w:sz w:val="36"/>
                                            <w:szCs w:val="36"/>
                                          </w:rPr>
                                          <w:t xml:space="preserve">Plumb </w:t>
                                        </w:r>
                                      </w:p>
                                      <w:p w14:paraId="7C377749" w14:textId="77777777" w:rsidR="008812EF" w:rsidRPr="00ED1518" w:rsidRDefault="008812EF" w:rsidP="008812EF">
                                        <w:pPr>
                                          <w:pStyle w:val="NormalWeb"/>
                                          <w:spacing w:before="0" w:beforeAutospacing="0" w:after="0" w:afterAutospacing="0"/>
                                          <w:rPr>
                                            <w:sz w:val="36"/>
                                            <w:szCs w:val="36"/>
                                          </w:rPr>
                                        </w:pPr>
                                        <w:r w:rsidRPr="00ED1518">
                                          <w:rPr>
                                            <w:rFonts w:ascii="Arial" w:hAnsi="Arial" w:cs="Arial"/>
                                            <w:b/>
                                            <w:bCs/>
                                            <w:i/>
                                            <w:iCs/>
                                            <w:color w:val="000000" w:themeColor="text1"/>
                                            <w:kern w:val="24"/>
                                            <w:sz w:val="36"/>
                                            <w:szCs w:val="36"/>
                                          </w:rPr>
                                          <w:t xml:space="preserve">  line</w:t>
                                        </w:r>
                                      </w:p>
                                    </w:txbxContent>
                                  </wps:txbx>
                                  <wps:bodyPr wrap="square" rtlCol="0">
                                    <a:noAutofit/>
                                  </wps:bodyPr>
                                </wps:wsp>
                                <wps:wsp>
                                  <wps:cNvPr id="119" name="Oval 119">
                                    <a:extLst/>
                                  </wps:cNvPr>
                                  <wps:cNvSpPr/>
                                  <wps:spPr>
                                    <a:xfrm>
                                      <a:off x="3156522" y="3201339"/>
                                      <a:ext cx="80517" cy="8762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20" name="Group 120">
                                  <a:extLst/>
                                </wpg:cNvPr>
                                <wpg:cNvGrpSpPr/>
                                <wpg:grpSpPr>
                                  <a:xfrm>
                                    <a:off x="945705" y="5774147"/>
                                    <a:ext cx="3976845" cy="363762"/>
                                    <a:chOff x="945705" y="5774147"/>
                                    <a:chExt cx="3976845" cy="363762"/>
                                  </a:xfrm>
                                </wpg:grpSpPr>
                                <wps:wsp>
                                  <wps:cNvPr id="121" name="TextBox 90">
                                    <a:extLst/>
                                  </wps:cNvPr>
                                  <wps:cNvSpPr txBox="1"/>
                                  <wps:spPr>
                                    <a:xfrm>
                                      <a:off x="945705" y="5774147"/>
                                      <a:ext cx="3976845" cy="363762"/>
                                    </a:xfrm>
                                    <a:prstGeom prst="rect">
                                      <a:avLst/>
                                    </a:prstGeom>
                                    <a:noFill/>
                                  </wps:spPr>
                                  <wps:txbx>
                                    <w:txbxContent>
                                      <w:p w14:paraId="4301F40B" w14:textId="77777777" w:rsidR="008812EF" w:rsidRPr="00ED1518" w:rsidRDefault="008812EF" w:rsidP="008812EF">
                                        <w:pPr>
                                          <w:pStyle w:val="NormalWeb"/>
                                          <w:spacing w:before="0" w:beforeAutospacing="0" w:after="0" w:afterAutospacing="0"/>
                                          <w:rPr>
                                            <w:sz w:val="32"/>
                                            <w:szCs w:val="32"/>
                                          </w:rPr>
                                        </w:pPr>
                                        <w:r w:rsidRPr="00ED1518">
                                          <w:rPr>
                                            <w:rFonts w:ascii="Arial" w:hAnsi="Arial" w:cs="Arial"/>
                                            <w:b/>
                                            <w:bCs/>
                                            <w:color w:val="FF0000"/>
                                            <w:kern w:val="24"/>
                                            <w:sz w:val="32"/>
                                            <w:szCs w:val="32"/>
                                          </w:rPr>
                                          <w:t>UNSTABLE</w:t>
                                        </w:r>
                                        <w:r>
                                          <w:rPr>
                                            <w:rFonts w:ascii="Arial" w:hAnsi="Arial" w:cs="Arial"/>
                                            <w:b/>
                                            <w:bCs/>
                                            <w:color w:val="FF0000"/>
                                            <w:kern w:val="24"/>
                                            <w:sz w:val="32"/>
                                            <w:szCs w:val="32"/>
                                          </w:rPr>
                                          <w:t xml:space="preserve"> </w:t>
                                        </w:r>
                                        <w:r w:rsidRPr="00ED1518">
                                          <w:rPr>
                                            <w:rFonts w:ascii="Arial" w:hAnsi="Arial" w:cs="Arial"/>
                                            <w:b/>
                                            <w:bCs/>
                                            <w:color w:val="000000" w:themeColor="text1"/>
                                            <w:kern w:val="24"/>
                                            <w:sz w:val="32"/>
                                            <w:szCs w:val="32"/>
                                          </w:rPr>
                                          <w:t xml:space="preserve">  </w:t>
                                        </w:r>
                                        <w:r w:rsidRPr="00ED1518">
                                          <w:rPr>
                                            <w:rFonts w:ascii="Arial" w:hAnsi="Arial" w:cs="Arial"/>
                                            <w:b/>
                                            <w:bCs/>
                                            <w:color w:val="00B050"/>
                                            <w:kern w:val="24"/>
                                            <w:sz w:val="32"/>
                                            <w:szCs w:val="32"/>
                                          </w:rPr>
                                          <w:t xml:space="preserve">STABLE  </w:t>
                                        </w:r>
                                        <w:r w:rsidRPr="00ED1518">
                                          <w:rPr>
                                            <w:rFonts w:ascii="Arial" w:hAnsi="Arial" w:cs="Arial"/>
                                            <w:b/>
                                            <w:bCs/>
                                            <w:color w:val="000000" w:themeColor="text1"/>
                                            <w:kern w:val="24"/>
                                            <w:sz w:val="32"/>
                                            <w:szCs w:val="32"/>
                                          </w:rPr>
                                          <w:t xml:space="preserve"> </w:t>
                                        </w:r>
                                        <w:r w:rsidRPr="00ED1518">
                                          <w:rPr>
                                            <w:rFonts w:ascii="Arial" w:hAnsi="Arial" w:cs="Arial"/>
                                            <w:b/>
                                            <w:bCs/>
                                            <w:color w:val="FF0000"/>
                                            <w:kern w:val="24"/>
                                            <w:sz w:val="32"/>
                                            <w:szCs w:val="32"/>
                                          </w:rPr>
                                          <w:t>UNSTABLE</w:t>
                                        </w:r>
                                      </w:p>
                                    </w:txbxContent>
                                  </wps:txbx>
                                  <wps:bodyPr wrap="square" rtlCol="0">
                                    <a:noAutofit/>
                                  </wps:bodyPr>
                                </wps:wsp>
                                <wps:wsp>
                                  <wps:cNvPr id="122" name="Straight Connector 122">
                                    <a:extLst/>
                                  </wps:cNvPr>
                                  <wps:cNvCnPr>
                                    <a:cxnSpLocks/>
                                  </wps:cNvCnPr>
                                  <wps:spPr>
                                    <a:xfrm>
                                      <a:off x="3196780" y="5774150"/>
                                      <a:ext cx="24334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 name="Straight Connector 123">
                                    <a:extLst/>
                                  </wps:cNvPr>
                                  <wps:cNvCnPr/>
                                  <wps:spPr>
                                    <a:xfrm>
                                      <a:off x="3440129" y="5774150"/>
                                      <a:ext cx="0" cy="326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 name="Straight Connector 124">
                                    <a:extLst/>
                                  </wps:cNvPr>
                                  <wps:cNvCnPr>
                                    <a:cxnSpLocks/>
                                  </wps:cNvCnPr>
                                  <wps:spPr>
                                    <a:xfrm>
                                      <a:off x="2375372" y="5774150"/>
                                      <a:ext cx="25487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a:extLst/>
                                  </wps:cNvPr>
                                  <wps:cNvCnPr>
                                    <a:cxnSpLocks/>
                                  </wps:cNvCnPr>
                                  <wps:spPr>
                                    <a:xfrm>
                                      <a:off x="2375372" y="5774150"/>
                                      <a:ext cx="0" cy="326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6" name="Group 126">
                                  <a:extLst/>
                                </wpg:cNvPr>
                                <wpg:cNvGrpSpPr/>
                                <wpg:grpSpPr>
                                  <a:xfrm>
                                    <a:off x="3842435" y="33984"/>
                                    <a:ext cx="1954512" cy="929928"/>
                                    <a:chOff x="3842435" y="33984"/>
                                    <a:chExt cx="1954512" cy="929928"/>
                                  </a:xfrm>
                                </wpg:grpSpPr>
                                <wpg:grpSp>
                                  <wpg:cNvPr id="127" name="Group 127">
                                    <a:extLst/>
                                  </wpg:cNvPr>
                                  <wpg:cNvGrpSpPr/>
                                  <wpg:grpSpPr>
                                    <a:xfrm>
                                      <a:off x="4029536" y="363687"/>
                                      <a:ext cx="1709992" cy="600225"/>
                                      <a:chOff x="4029536" y="363687"/>
                                      <a:chExt cx="1709992" cy="600225"/>
                                    </a:xfrm>
                                  </wpg:grpSpPr>
                                  <wps:wsp>
                                    <wps:cNvPr id="128" name="Freeform: Shape 128">
                                      <a:extLst/>
                                    </wps:cNvPr>
                                    <wps:cNvSpPr/>
                                    <wps:spPr>
                                      <a:xfrm>
                                        <a:off x="4029536" y="363687"/>
                                        <a:ext cx="1590675" cy="483996"/>
                                      </a:xfrm>
                                      <a:custGeom>
                                        <a:avLst/>
                                        <a:gdLst>
                                          <a:gd name="connsiteX0" fmla="*/ 0 w 1590675"/>
                                          <a:gd name="connsiteY0" fmla="*/ 7746 h 483996"/>
                                          <a:gd name="connsiteX1" fmla="*/ 714375 w 1590675"/>
                                          <a:gd name="connsiteY1" fmla="*/ 17271 h 483996"/>
                                          <a:gd name="connsiteX2" fmla="*/ 1181100 w 1590675"/>
                                          <a:gd name="connsiteY2" fmla="*/ 160146 h 483996"/>
                                          <a:gd name="connsiteX3" fmla="*/ 1590675 w 1590675"/>
                                          <a:gd name="connsiteY3" fmla="*/ 483996 h 483996"/>
                                        </a:gdLst>
                                        <a:ahLst/>
                                        <a:cxnLst>
                                          <a:cxn ang="0">
                                            <a:pos x="connsiteX0" y="connsiteY0"/>
                                          </a:cxn>
                                          <a:cxn ang="0">
                                            <a:pos x="connsiteX1" y="connsiteY1"/>
                                          </a:cxn>
                                          <a:cxn ang="0">
                                            <a:pos x="connsiteX2" y="connsiteY2"/>
                                          </a:cxn>
                                          <a:cxn ang="0">
                                            <a:pos x="connsiteX3" y="connsiteY3"/>
                                          </a:cxn>
                                        </a:cxnLst>
                                        <a:rect l="l" t="t" r="r" b="b"/>
                                        <a:pathLst>
                                          <a:path w="1590675" h="483996">
                                            <a:moveTo>
                                              <a:pt x="0" y="7746"/>
                                            </a:moveTo>
                                            <a:cubicBezTo>
                                              <a:pt x="258762" y="-192"/>
                                              <a:pt x="517525" y="-8129"/>
                                              <a:pt x="714375" y="17271"/>
                                            </a:cubicBezTo>
                                            <a:cubicBezTo>
                                              <a:pt x="911225" y="42671"/>
                                              <a:pt x="1035050" y="82359"/>
                                              <a:pt x="1181100" y="160146"/>
                                            </a:cubicBezTo>
                                            <a:cubicBezTo>
                                              <a:pt x="1327150" y="237934"/>
                                              <a:pt x="1458912" y="360965"/>
                                              <a:pt x="1590675" y="483996"/>
                                            </a:cubicBezTo>
                                          </a:path>
                                        </a:pathLst>
                                      </a:cu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Straight Arrow Connector 129">
                                      <a:extLst/>
                                    </wps:cNvPr>
                                    <wps:cNvCnPr/>
                                    <wps:spPr>
                                      <a:xfrm>
                                        <a:off x="5506958" y="746231"/>
                                        <a:ext cx="232570" cy="217681"/>
                                      </a:xfrm>
                                      <a:prstGeom prst="straightConnector1">
                                        <a:avLst/>
                                      </a:prstGeom>
                                      <a:ln w="2857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30" name="TextBox 112">
                                    <a:extLst/>
                                  </wps:cNvPr>
                                  <wps:cNvSpPr txBox="1"/>
                                  <wps:spPr>
                                    <a:xfrm>
                                      <a:off x="3842435" y="33984"/>
                                      <a:ext cx="1954512" cy="363762"/>
                                    </a:xfrm>
                                    <a:prstGeom prst="rect">
                                      <a:avLst/>
                                    </a:prstGeom>
                                    <a:noFill/>
                                  </wps:spPr>
                                  <wps:txbx>
                                    <w:txbxContent>
                                      <w:p w14:paraId="2D627829" w14:textId="77777777" w:rsidR="008812EF" w:rsidRPr="00ED1518" w:rsidRDefault="008812EF" w:rsidP="008812EF">
                                        <w:pPr>
                                          <w:pStyle w:val="NormalWeb"/>
                                          <w:spacing w:before="0" w:beforeAutospacing="0" w:after="0" w:afterAutospacing="0"/>
                                          <w:rPr>
                                            <w:sz w:val="28"/>
                                            <w:szCs w:val="40"/>
                                          </w:rPr>
                                        </w:pPr>
                                        <w:r w:rsidRPr="00ED1518">
                                          <w:rPr>
                                            <w:rFonts w:ascii="Arial" w:hAnsi="Arial" w:cs="Arial"/>
                                            <w:b/>
                                            <w:bCs/>
                                            <w:i/>
                                            <w:iCs/>
                                            <w:color w:val="002060"/>
                                            <w:kern w:val="24"/>
                                            <w:sz w:val="28"/>
                                            <w:szCs w:val="40"/>
                                          </w:rPr>
                                          <w:t>Range of motion</w:t>
                                        </w:r>
                                      </w:p>
                                    </w:txbxContent>
                                  </wps:txbx>
                                  <wps:bodyPr wrap="square" rtlCol="0">
                                    <a:noAutofit/>
                                  </wps:bodyPr>
                                </wps:wsp>
                              </wpg:grpSp>
                              <wpg:grpSp>
                                <wpg:cNvPr id="131" name="Group 131">
                                  <a:extLst/>
                                </wpg:cNvPr>
                                <wpg:cNvGrpSpPr/>
                                <wpg:grpSpPr>
                                  <a:xfrm>
                                    <a:off x="1660783" y="125255"/>
                                    <a:ext cx="1576255" cy="511528"/>
                                    <a:chOff x="1660783" y="125255"/>
                                    <a:chExt cx="1576255" cy="511528"/>
                                  </a:xfrm>
                                </wpg:grpSpPr>
                                <wps:wsp>
                                  <wps:cNvPr id="132" name="TextBox 115">
                                    <a:extLst/>
                                  </wps:cNvPr>
                                  <wps:cNvSpPr txBox="1"/>
                                  <wps:spPr>
                                    <a:xfrm>
                                      <a:off x="1660783" y="134503"/>
                                      <a:ext cx="598725" cy="502280"/>
                                    </a:xfrm>
                                    <a:prstGeom prst="rect">
                                      <a:avLst/>
                                    </a:prstGeom>
                                    <a:noFill/>
                                  </wps:spPr>
                                  <wps:txbx>
                                    <w:txbxContent>
                                      <w:p w14:paraId="1DEB1025" w14:textId="77777777" w:rsidR="008812EF" w:rsidRPr="00ED1518" w:rsidRDefault="008812EF" w:rsidP="008812EF">
                                        <w:pPr>
                                          <w:pStyle w:val="NormalWeb"/>
                                          <w:spacing w:before="0" w:beforeAutospacing="0" w:after="0" w:afterAutospacing="0"/>
                                          <w:rPr>
                                            <w:sz w:val="40"/>
                                            <w:szCs w:val="40"/>
                                          </w:rPr>
                                        </w:pPr>
                                        <w:r w:rsidRPr="00ED1518">
                                          <w:rPr>
                                            <w:rFonts w:ascii="Arial" w:hAnsi="Arial" w:cs="Arial"/>
                                            <w:b/>
                                            <w:bCs/>
                                            <w:color w:val="000000" w:themeColor="text1"/>
                                            <w:kern w:val="24"/>
                                            <w:sz w:val="40"/>
                                            <w:szCs w:val="40"/>
                                          </w:rPr>
                                          <w:t>C7</w:t>
                                        </w:r>
                                      </w:p>
                                    </w:txbxContent>
                                  </wps:txbx>
                                  <wps:bodyPr wrap="square" rtlCol="0">
                                    <a:noAutofit/>
                                  </wps:bodyPr>
                                </wps:wsp>
                                <wps:wsp>
                                  <wps:cNvPr id="133" name="Straight Connector 133">
                                    <a:extLst/>
                                  </wps:cNvPr>
                                  <wps:cNvCnPr>
                                    <a:cxnSpLocks/>
                                  </wps:cNvCnPr>
                                  <wps:spPr>
                                    <a:xfrm flipV="1">
                                      <a:off x="2232595" y="163745"/>
                                      <a:ext cx="934997" cy="1798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4" name="Oval 134">
                                    <a:extLst/>
                                  </wps:cNvPr>
                                  <wps:cNvSpPr/>
                                  <wps:spPr>
                                    <a:xfrm>
                                      <a:off x="3156521" y="125255"/>
                                      <a:ext cx="80517" cy="8762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35" name="Group 135">
                                  <a:extLst/>
                                </wpg:cNvPr>
                                <wpg:cNvGrpSpPr/>
                                <wpg:grpSpPr>
                                  <a:xfrm>
                                    <a:off x="1181166" y="5038727"/>
                                    <a:ext cx="1769074" cy="502281"/>
                                    <a:chOff x="1181166" y="5038727"/>
                                    <a:chExt cx="1769074" cy="502281"/>
                                  </a:xfrm>
                                </wpg:grpSpPr>
                                <wps:wsp>
                                  <wps:cNvPr id="136" name="TextBox 120">
                                    <a:extLst/>
                                  </wps:cNvPr>
                                  <wps:cNvSpPr txBox="1"/>
                                  <wps:spPr>
                                    <a:xfrm>
                                      <a:off x="1181166" y="5038727"/>
                                      <a:ext cx="579997" cy="502281"/>
                                    </a:xfrm>
                                    <a:prstGeom prst="rect">
                                      <a:avLst/>
                                    </a:prstGeom>
                                    <a:noFill/>
                                  </wps:spPr>
                                  <wps:txbx>
                                    <w:txbxContent>
                                      <w:p w14:paraId="22AE2DA4" w14:textId="77777777" w:rsidR="008812EF" w:rsidRPr="00ED1518" w:rsidRDefault="008812EF" w:rsidP="008812EF">
                                        <w:pPr>
                                          <w:pStyle w:val="NormalWeb"/>
                                          <w:spacing w:before="0" w:beforeAutospacing="0" w:after="0" w:afterAutospacing="0"/>
                                          <w:rPr>
                                            <w:sz w:val="40"/>
                                            <w:szCs w:val="40"/>
                                          </w:rPr>
                                        </w:pPr>
                                        <w:r w:rsidRPr="00ED1518">
                                          <w:rPr>
                                            <w:rFonts w:ascii="Arial" w:hAnsi="Arial" w:cs="Arial"/>
                                            <w:b/>
                                            <w:bCs/>
                                            <w:color w:val="000000" w:themeColor="text1"/>
                                            <w:kern w:val="24"/>
                                            <w:sz w:val="40"/>
                                            <w:szCs w:val="40"/>
                                          </w:rPr>
                                          <w:t>S1</w:t>
                                        </w:r>
                                      </w:p>
                                    </w:txbxContent>
                                  </wps:txbx>
                                  <wps:bodyPr wrap="square" rtlCol="0">
                                    <a:noAutofit/>
                                  </wps:bodyPr>
                                </wps:wsp>
                                <wps:wsp>
                                  <wps:cNvPr id="137" name="Straight Connector 137">
                                    <a:extLst/>
                                  </wps:cNvPr>
                                  <wps:cNvCnPr>
                                    <a:cxnSpLocks/>
                                  </wps:cNvCnPr>
                                  <wps:spPr>
                                    <a:xfrm>
                                      <a:off x="1771915" y="5324924"/>
                                      <a:ext cx="1131719" cy="7496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 name="Oval 138">
                                    <a:extLst/>
                                  </wps:cNvPr>
                                  <wps:cNvSpPr/>
                                  <wps:spPr>
                                    <a:xfrm>
                                      <a:off x="2869723" y="5356080"/>
                                      <a:ext cx="80517" cy="8762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grpSp>
                          <wps:wsp>
                            <wps:cNvPr id="139" name="Rectangle 139">
                              <a:extLst/>
                            </wps:cNvPr>
                            <wps:cNvSpPr/>
                            <wps:spPr>
                              <a:xfrm>
                                <a:off x="3450352" y="1366597"/>
                                <a:ext cx="314293" cy="315590"/>
                              </a:xfrm>
                              <a:prstGeom prst="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40" name="Straight Connector 140">
                            <a:extLst/>
                          </wps:cNvPr>
                          <wps:cNvCnPr/>
                          <wps:spPr>
                            <a:xfrm>
                              <a:off x="2535926" y="5420664"/>
                              <a:ext cx="57004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02C96884" id="_x0000_s1076" style="width:431.25pt;height:404.15pt;mso-position-horizontal-relative:char;mso-position-vertical-relative:line" coordorigin=",319" coordsize="59449,573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">
                <v:rect id="Rectangle 2" o:spid="_x0000_s1077" style="position:absolute;top:54158;width:59449;height:3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group id="Group 4" o:spid="_x0000_s1078" style="position:absolute;left:42;top:319;width:59407;height:57302" coordorigin="42,319" coordsize="59407,5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79" style="position:absolute;left:42;top:319;width:59407;height:57302" coordorigin="42,339" coordsize="61151,6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80" style="position:absolute;left:42;top:339;width:61151;height:61040" coordorigin="42,339" coordsize="61151,6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7" o:spid="_x0000_s1081" type="#_x0000_t75" style="position:absolute;left:42;top:912;width:61151;height:56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" stroked="t" strokecolor="black [3213]">
                        <v:imagedata r:id="rId12" o:title="" croptop="687f" cropbottom="2521f" cropleft="1f" cropright="21002f"/>
                        <v:path arrowok="t"/>
                      </v:shape>
                      <v:group id="Group 8" o:spid="_x0000_s1082" style="position:absolute;left:63;top:339;width:58706;height:61040" coordorigin="63,339" coordsize="58705,6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Straight Connector 9" o:spid="_x0000_s1083" style="position:absolute;visibility:visible;mso-wrap-style:square" from="31907,1751" to="31907,5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" strokecolor="black [3213]" strokeweight="2.25pt">
                          <v:stroke joinstyle="miter"/>
                          <o:lock v:ext="edit" shapetype="f"/>
                        </v:line>
                        <v:line id="Straight Connector 11" o:spid="_x0000_s1084" style="position:absolute;visibility:visible;mso-wrap-style:square" from="29089,53998" to="29089,57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" strokecolor="black [3213]" strokeweight="2.25pt">
                          <v:stroke dashstyle="3 1" joinstyle="miter"/>
                        </v:line>
                        <v:line id="Straight Connector 13" o:spid="_x0000_s1085" style="position:absolute;visibility:visible;mso-wrap-style:square" from="26223,54868" to="26223,58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" strokecolor="black [3213]" strokeweight="2.25pt">
                          <v:stroke joinstyle="miter"/>
                        </v:line>
                        <v:shape id="TextBox 1047" o:spid="_x0000_s1086" type="#_x0000_t202" style="position:absolute;left:37646;top:13375;width:21123;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152559F5" w14:textId="77777777" w:rsidR="008812EF" w:rsidRDefault="008812EF" w:rsidP="008812EF">
                                <w:pPr>
                                  <w:pStyle w:val="NormalWeb"/>
                                  <w:spacing w:before="0" w:beforeAutospacing="0" w:after="0" w:afterAutospacing="0"/>
                                </w:pPr>
                                <w:r w:rsidRPr="00ED1518">
                                  <w:rPr>
                                    <w:rFonts w:ascii="Arial" w:hAnsi="Arial" w:cs="Arial"/>
                                    <w:b/>
                                    <w:bCs/>
                                    <w:color w:val="000000" w:themeColor="text1"/>
                                    <w:kern w:val="24"/>
                                    <w:sz w:val="40"/>
                                    <w:szCs w:val="40"/>
                                  </w:rPr>
                                  <w:t>ITP</w:t>
                                </w:r>
                                <w:r w:rsidRPr="00ED1518">
                                  <w:rPr>
                                    <w:rFonts w:ascii="Arial" w:hAnsi="Arial" w:cs="Arial"/>
                                    <w:b/>
                                    <w:bCs/>
                                    <w:color w:val="000000" w:themeColor="text1"/>
                                    <w:kern w:val="24"/>
                                    <w:sz w:val="36"/>
                                    <w:szCs w:val="36"/>
                                  </w:rPr>
                                  <w:t>=52mmHg</w:t>
                                </w:r>
                              </w:p>
                            </w:txbxContent>
                          </v:textbox>
                        </v:shape>
                        <v:group id="Group 17" o:spid="_x0000_s1087" style="position:absolute;left:33431;top:36960;width:11549;height:11529" coordorigin="33431,36960" coordsize="11548,1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9" o:spid="_x0000_s1088" style="position:absolute;left:33431;top:37476;width:3143;height: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" fillcolor="#7030a0" strokecolor="white [3212]" strokeweight="1pt"/>
                          <v:shape id="TextBox 1049" o:spid="_x0000_s1089" type="#_x0000_t202" style="position:absolute;left:36574;top:36960;width:7315;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6951BB43" w14:textId="77777777" w:rsidR="008812EF" w:rsidRPr="00ED1518" w:rsidRDefault="008812EF" w:rsidP="008812EF">
                                  <w:pPr>
                                    <w:pStyle w:val="NormalWeb"/>
                                    <w:spacing w:before="0" w:beforeAutospacing="0" w:after="0" w:afterAutospacing="0"/>
                                    <w:rPr>
                                      <w:sz w:val="40"/>
                                      <w:szCs w:val="40"/>
                                    </w:rPr>
                                  </w:pPr>
                                  <w:r w:rsidRPr="00ED1518">
                                    <w:rPr>
                                      <w:rFonts w:ascii="Arial" w:hAnsi="Arial" w:cs="Arial"/>
                                      <w:b/>
                                      <w:bCs/>
                                      <w:color w:val="FFFFFF" w:themeColor="background1"/>
                                      <w:kern w:val="24"/>
                                      <w:sz w:val="40"/>
                                      <w:szCs w:val="40"/>
                                    </w:rPr>
                                    <w:t>IAP</w:t>
                                  </w:r>
                                </w:p>
                              </w:txbxContent>
                            </v:textbox>
                          </v:shape>
                          <v:shape id="TextBox 1050" o:spid="_x0000_s1090" type="#_x0000_t202" style="position:absolute;left:34163;top:40419;width:10817;height:8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696B2FDC" w14:textId="77777777" w:rsidR="008812EF" w:rsidRPr="00ED1518" w:rsidRDefault="008812EF" w:rsidP="008812EF">
                                  <w:pPr>
                                    <w:pStyle w:val="NormalWeb"/>
                                    <w:spacing w:before="0" w:beforeAutospacing="0" w:after="0" w:afterAutospacing="0"/>
                                    <w:rPr>
                                      <w:sz w:val="36"/>
                                      <w:szCs w:val="36"/>
                                    </w:rPr>
                                  </w:pPr>
                                  <w:r w:rsidRPr="00ED1518">
                                    <w:rPr>
                                      <w:rFonts w:ascii="Arial" w:hAnsi="Arial" w:cs="Arial"/>
                                      <w:b/>
                                      <w:bCs/>
                                      <w:color w:val="000000" w:themeColor="text1"/>
                                      <w:kern w:val="24"/>
                                      <w:sz w:val="36"/>
                                      <w:szCs w:val="36"/>
                                    </w:rPr>
                                    <w:t xml:space="preserve"> </w:t>
                                  </w:r>
                                  <w:r w:rsidRPr="00ED1518">
                                    <w:rPr>
                                      <w:rFonts w:ascii="Arial" w:hAnsi="Arial" w:cs="Arial"/>
                                      <w:b/>
                                      <w:bCs/>
                                      <w:color w:val="FFFFFF" w:themeColor="background1"/>
                                      <w:kern w:val="24"/>
                                      <w:sz w:val="36"/>
                                      <w:szCs w:val="36"/>
                                    </w:rPr>
                                    <w:t>[0,52]</w:t>
                                  </w:r>
                                </w:p>
                                <w:p w14:paraId="5017EBA7" w14:textId="77777777" w:rsidR="008812EF" w:rsidRPr="00ED1518" w:rsidRDefault="008812EF" w:rsidP="008812EF">
                                  <w:pPr>
                                    <w:pStyle w:val="NormalWeb"/>
                                    <w:spacing w:before="0" w:beforeAutospacing="0" w:after="0" w:afterAutospacing="0"/>
                                    <w:rPr>
                                      <w:sz w:val="36"/>
                                      <w:szCs w:val="36"/>
                                    </w:rPr>
                                  </w:pPr>
                                  <w:r w:rsidRPr="00ED1518">
                                    <w:rPr>
                                      <w:rFonts w:ascii="Arial" w:hAnsi="Arial" w:cs="Arial"/>
                                      <w:b/>
                                      <w:bCs/>
                                      <w:color w:val="FFFFFF" w:themeColor="background1"/>
                                      <w:kern w:val="24"/>
                                      <w:sz w:val="36"/>
                                      <w:szCs w:val="36"/>
                                    </w:rPr>
                                    <w:t>mmHg</w:t>
                                  </w:r>
                                </w:p>
                              </w:txbxContent>
                            </v:textbox>
                          </v:shape>
                        </v:group>
                        <v:group id="Group 106" o:spid="_x0000_s1091" style="position:absolute;left:63;top:20665;width:19922;height:12901" coordorigin="63,20665" coordsize="19921,1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oup 107" o:spid="_x0000_s1092" style="position:absolute;left:63;top:22333;width:17553;height:11233" coordorigin="63,22333" coordsize="17553,1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8" o:spid="_x0000_s1093" style="position:absolute;left:3552;top:22333;width:3143;height: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" fillcolor="#c00000" strokecolor="black [3213]" strokeweight="1pt"/>
                            <v:shape id="TextBox 1054" o:spid="_x0000_s1094" type="#_x0000_t202" style="position:absolute;left:6853;top:22333;width:7690;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7A462EEB" w14:textId="77777777" w:rsidR="008812EF" w:rsidRPr="00ED1518" w:rsidRDefault="008812EF" w:rsidP="008812EF">
                                    <w:pPr>
                                      <w:pStyle w:val="NormalWeb"/>
                                      <w:spacing w:before="0" w:beforeAutospacing="0" w:after="0" w:afterAutospacing="0"/>
                                      <w:rPr>
                                        <w:sz w:val="40"/>
                                        <w:szCs w:val="40"/>
                                      </w:rPr>
                                    </w:pPr>
                                    <w:r w:rsidRPr="00ED1518">
                                      <w:rPr>
                                        <w:rFonts w:ascii="Arial" w:hAnsi="Arial" w:cs="Arial"/>
                                        <w:b/>
                                        <w:bCs/>
                                        <w:color w:val="000000" w:themeColor="text1"/>
                                        <w:kern w:val="24"/>
                                        <w:sz w:val="40"/>
                                        <w:szCs w:val="40"/>
                                      </w:rPr>
                                      <w:t>IMP</w:t>
                                    </w:r>
                                  </w:p>
                                </w:txbxContent>
                              </v:textbox>
                            </v:shape>
                            <v:shape id="TextBox 63" o:spid="_x0000_s1095" type="#_x0000_t202" style="position:absolute;left:63;top:25496;width:17553;height:8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48DECD8" w14:textId="77777777" w:rsidR="008812EF" w:rsidRPr="00185832" w:rsidRDefault="008812EF" w:rsidP="008812EF">
                                    <w:pPr>
                                      <w:pStyle w:val="NormalWeb"/>
                                      <w:spacing w:before="0" w:beforeAutospacing="0" w:after="0" w:afterAutospacing="0"/>
                                      <w:rPr>
                                        <w:sz w:val="36"/>
                                        <w:szCs w:val="36"/>
                                      </w:rPr>
                                    </w:pPr>
                                    <w:r w:rsidRPr="00ED1518">
                                      <w:rPr>
                                        <w:rFonts w:ascii="Arial" w:hAnsi="Arial" w:cs="Arial"/>
                                        <w:b/>
                                        <w:bCs/>
                                        <w:color w:val="000000" w:themeColor="text1"/>
                                        <w:kern w:val="24"/>
                                        <w:sz w:val="36"/>
                                        <w:szCs w:val="52"/>
                                      </w:rPr>
                                      <w:t>[1551,2586]</w:t>
                                    </w:r>
                                  </w:p>
                                  <w:p w14:paraId="13C3FD01" w14:textId="77777777" w:rsidR="008812EF" w:rsidRPr="00185832" w:rsidRDefault="008812EF" w:rsidP="008812EF">
                                    <w:pPr>
                                      <w:pStyle w:val="NormalWeb"/>
                                      <w:spacing w:before="0" w:beforeAutospacing="0" w:after="0" w:afterAutospacing="0"/>
                                      <w:rPr>
                                        <w:sz w:val="36"/>
                                        <w:szCs w:val="36"/>
                                      </w:rPr>
                                    </w:pPr>
                                    <w:r w:rsidRPr="00185832">
                                      <w:rPr>
                                        <w:rFonts w:ascii="Arial" w:hAnsi="Arial" w:cs="Arial"/>
                                        <w:b/>
                                        <w:bCs/>
                                        <w:color w:val="000000" w:themeColor="text1"/>
                                        <w:kern w:val="24"/>
                                        <w:sz w:val="36"/>
                                        <w:szCs w:val="36"/>
                                      </w:rPr>
                                      <w:t xml:space="preserve">    mmHg</w:t>
                                    </w:r>
                                  </w:p>
                                </w:txbxContent>
                              </v:textbox>
                            </v:shape>
                          </v:group>
                          <v:line id="Straight Connector 111" o:spid="_x0000_s1096" style="position:absolute;flip:y;visibility:visible;mso-wrap-style:square" from="14740,21146" to="19554,2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" strokecolor="black [3213]" strokeweight="1.5pt">
                            <v:stroke joinstyle="miter"/>
                            <o:lock v:ext="edit" shapetype="f"/>
                          </v:line>
                          <v:oval id="Oval 112" o:spid="_x0000_s1097" style="position:absolute;left:19180;top:20665;width:805;height: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" fillcolor="black [3213]" strokecolor="black [3213]" strokeweight="1pt">
                            <v:stroke joinstyle="miter"/>
                          </v:oval>
                        </v:group>
                        <v:group id="Group 113" o:spid="_x0000_s1098" style="position:absolute;left:30589;top:2752;width:15549;height:6552" coordorigin="30589,2752" coordsize="15549,6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Arrow: Down 114" o:spid="_x0000_s1099" type="#_x0000_t67" style="position:absolute;left:30589;top:2752;width:2827;height:6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" adj="16938" fillcolor="#00b050" strokecolor="black [3213]" strokeweight="1pt"/>
                          <v:shape id="TextBox 79" o:spid="_x0000_s1100" type="#_x0000_t202" style="position:absolute;left:33051;top:3833;width:1308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4FE6AD38" w14:textId="77777777" w:rsidR="008812EF" w:rsidRPr="00ED1518" w:rsidRDefault="008812EF" w:rsidP="008812EF">
                                  <w:pPr>
                                    <w:pStyle w:val="NormalWeb"/>
                                    <w:spacing w:before="0" w:beforeAutospacing="0" w:after="0" w:afterAutospacing="0"/>
                                    <w:rPr>
                                      <w:sz w:val="14"/>
                                    </w:rPr>
                                  </w:pPr>
                                  <w:r w:rsidRPr="00ED1518">
                                    <w:rPr>
                                      <w:rFonts w:ascii="Arial" w:hAnsi="Arial" w:cs="Arial"/>
                                      <w:b/>
                                      <w:bCs/>
                                      <w:color w:val="000000" w:themeColor="text1"/>
                                      <w:kern w:val="24"/>
                                      <w:sz w:val="40"/>
                                      <w:szCs w:val="60"/>
                                    </w:rPr>
                                    <w:t>W=50N</w:t>
                                  </w:r>
                                </w:p>
                              </w:txbxContent>
                            </v:textbox>
                          </v:shape>
                        </v:group>
                        <v:group id="Group 116" o:spid="_x0000_s1101" style="position:absolute;left:7147;top:32013;width:25223;height:11885" coordorigin="7147,32013" coordsize="25222,1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line id="Straight Connector 117" o:spid="_x0000_s1102" style="position:absolute;flip:y;visibility:visible;mso-wrap-style:square" from="17147,32522" to="31855,38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" strokecolor="black [3213]" strokeweight="1.5pt">
                            <v:stroke joinstyle="miter"/>
                            <o:lock v:ext="edit" shapetype="f"/>
                          </v:line>
                          <v:shape id="TextBox 83" o:spid="_x0000_s1103" type="#_x0000_t202" style="position:absolute;left:7147;top:35827;width:12033;height:8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34DC2300" w14:textId="77777777" w:rsidR="008812EF" w:rsidRPr="00ED1518" w:rsidRDefault="008812EF" w:rsidP="008812EF">
                                  <w:pPr>
                                    <w:pStyle w:val="NormalWeb"/>
                                    <w:spacing w:before="0" w:beforeAutospacing="0" w:after="0" w:afterAutospacing="0"/>
                                    <w:rPr>
                                      <w:sz w:val="36"/>
                                      <w:szCs w:val="36"/>
                                    </w:rPr>
                                  </w:pPr>
                                  <w:r w:rsidRPr="00ED1518">
                                    <w:rPr>
                                      <w:rFonts w:ascii="Arial" w:hAnsi="Arial" w:cs="Arial"/>
                                      <w:b/>
                                      <w:bCs/>
                                      <w:i/>
                                      <w:iCs/>
                                      <w:color w:val="000000" w:themeColor="text1"/>
                                      <w:kern w:val="24"/>
                                      <w:sz w:val="36"/>
                                      <w:szCs w:val="36"/>
                                    </w:rPr>
                                    <w:t xml:space="preserve">Plumb </w:t>
                                  </w:r>
                                </w:p>
                                <w:p w14:paraId="7C377749" w14:textId="77777777" w:rsidR="008812EF" w:rsidRPr="00ED1518" w:rsidRDefault="008812EF" w:rsidP="008812EF">
                                  <w:pPr>
                                    <w:pStyle w:val="NormalWeb"/>
                                    <w:spacing w:before="0" w:beforeAutospacing="0" w:after="0" w:afterAutospacing="0"/>
                                    <w:rPr>
                                      <w:sz w:val="36"/>
                                      <w:szCs w:val="36"/>
                                    </w:rPr>
                                  </w:pPr>
                                  <w:r w:rsidRPr="00ED1518">
                                    <w:rPr>
                                      <w:rFonts w:ascii="Arial" w:hAnsi="Arial" w:cs="Arial"/>
                                      <w:b/>
                                      <w:bCs/>
                                      <w:i/>
                                      <w:iCs/>
                                      <w:color w:val="000000" w:themeColor="text1"/>
                                      <w:kern w:val="24"/>
                                      <w:sz w:val="36"/>
                                      <w:szCs w:val="36"/>
                                    </w:rPr>
                                    <w:t xml:space="preserve">  line</w:t>
                                  </w:r>
                                </w:p>
                              </w:txbxContent>
                            </v:textbox>
                          </v:shape>
                          <v:oval id="Oval 119" o:spid="_x0000_s1104" style="position:absolute;left:31565;top:32013;width:805;height: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" fillcolor="black [3213]" strokecolor="black [3213]" strokeweight="1pt">
                            <v:stroke joinstyle="miter"/>
                          </v:oval>
                        </v:group>
                        <v:group id="Group 120" o:spid="_x0000_s1105" style="position:absolute;left:9457;top:57741;width:39768;height:3638" coordorigin="9457,57741" coordsize="39768,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Box 90" o:spid="_x0000_s1106" type="#_x0000_t202" style="position:absolute;left:9457;top:57741;width:39768;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4301F40B" w14:textId="77777777" w:rsidR="008812EF" w:rsidRPr="00ED1518" w:rsidRDefault="008812EF" w:rsidP="008812EF">
                                  <w:pPr>
                                    <w:pStyle w:val="NormalWeb"/>
                                    <w:spacing w:before="0" w:beforeAutospacing="0" w:after="0" w:afterAutospacing="0"/>
                                    <w:rPr>
                                      <w:sz w:val="32"/>
                                      <w:szCs w:val="32"/>
                                    </w:rPr>
                                  </w:pPr>
                                  <w:r w:rsidRPr="00ED1518">
                                    <w:rPr>
                                      <w:rFonts w:ascii="Arial" w:hAnsi="Arial" w:cs="Arial"/>
                                      <w:b/>
                                      <w:bCs/>
                                      <w:color w:val="FF0000"/>
                                      <w:kern w:val="24"/>
                                      <w:sz w:val="32"/>
                                      <w:szCs w:val="32"/>
                                    </w:rPr>
                                    <w:t>UNSTABLE</w:t>
                                  </w:r>
                                  <w:r>
                                    <w:rPr>
                                      <w:rFonts w:ascii="Arial" w:hAnsi="Arial" w:cs="Arial"/>
                                      <w:b/>
                                      <w:bCs/>
                                      <w:color w:val="FF0000"/>
                                      <w:kern w:val="24"/>
                                      <w:sz w:val="32"/>
                                      <w:szCs w:val="32"/>
                                    </w:rPr>
                                    <w:t xml:space="preserve"> </w:t>
                                  </w:r>
                                  <w:r w:rsidRPr="00ED1518">
                                    <w:rPr>
                                      <w:rFonts w:ascii="Arial" w:hAnsi="Arial" w:cs="Arial"/>
                                      <w:b/>
                                      <w:bCs/>
                                      <w:color w:val="000000" w:themeColor="text1"/>
                                      <w:kern w:val="24"/>
                                      <w:sz w:val="32"/>
                                      <w:szCs w:val="32"/>
                                    </w:rPr>
                                    <w:t xml:space="preserve">  </w:t>
                                  </w:r>
                                  <w:r w:rsidRPr="00ED1518">
                                    <w:rPr>
                                      <w:rFonts w:ascii="Arial" w:hAnsi="Arial" w:cs="Arial"/>
                                      <w:b/>
                                      <w:bCs/>
                                      <w:color w:val="00B050"/>
                                      <w:kern w:val="24"/>
                                      <w:sz w:val="32"/>
                                      <w:szCs w:val="32"/>
                                    </w:rPr>
                                    <w:t xml:space="preserve">STABLE  </w:t>
                                  </w:r>
                                  <w:r w:rsidRPr="00ED1518">
                                    <w:rPr>
                                      <w:rFonts w:ascii="Arial" w:hAnsi="Arial" w:cs="Arial"/>
                                      <w:b/>
                                      <w:bCs/>
                                      <w:color w:val="000000" w:themeColor="text1"/>
                                      <w:kern w:val="24"/>
                                      <w:sz w:val="32"/>
                                      <w:szCs w:val="32"/>
                                    </w:rPr>
                                    <w:t xml:space="preserve"> </w:t>
                                  </w:r>
                                  <w:r w:rsidRPr="00ED1518">
                                    <w:rPr>
                                      <w:rFonts w:ascii="Arial" w:hAnsi="Arial" w:cs="Arial"/>
                                      <w:b/>
                                      <w:bCs/>
                                      <w:color w:val="FF0000"/>
                                      <w:kern w:val="24"/>
                                      <w:sz w:val="32"/>
                                      <w:szCs w:val="32"/>
                                    </w:rPr>
                                    <w:t>UNSTABLE</w:t>
                                  </w:r>
                                </w:p>
                              </w:txbxContent>
                            </v:textbox>
                          </v:shape>
                          <v:line id="Straight Connector 122" o:spid="_x0000_s1107" style="position:absolute;visibility:visible;mso-wrap-style:square" from="31967,57741" to="34401,5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" strokecolor="black [3213]" strokeweight="1.5pt">
                            <v:stroke joinstyle="miter"/>
                            <o:lock v:ext="edit" shapetype="f"/>
                          </v:line>
                          <v:line id="Straight Connector 123" o:spid="_x0000_s1108" style="position:absolute;visibility:visible;mso-wrap-style:square" from="34401,57741" to="34401,6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" strokecolor="black [3213]" strokeweight="1.5pt">
                            <v:stroke joinstyle="miter"/>
                          </v:line>
                          <v:line id="Straight Connector 124" o:spid="_x0000_s1109" style="position:absolute;visibility:visible;mso-wrap-style:square" from="23753,57741" to="26302,5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" strokecolor="black [3213]" strokeweight="1.5pt">
                            <v:stroke joinstyle="miter"/>
                            <o:lock v:ext="edit" shapetype="f"/>
                          </v:line>
                          <v:line id="Straight Connector 125" o:spid="_x0000_s1110" style="position:absolute;visibility:visible;mso-wrap-style:square" from="23753,57741" to="23753,6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" strokecolor="black [3213]" strokeweight="1.5pt">
                            <v:stroke joinstyle="miter"/>
                            <o:lock v:ext="edit" shapetype="f"/>
                          </v:line>
                        </v:group>
                        <v:group id="Group 126" o:spid="_x0000_s1111" style="position:absolute;left:38424;top:339;width:19545;height:9300" coordorigin="38424,339" coordsize="19545,9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group id="Group 127" o:spid="_x0000_s1112" style="position:absolute;left:40295;top:3636;width:17100;height:6003" coordorigin="40295,3636" coordsize="17099,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Freeform: Shape 128" o:spid="_x0000_s1113" style="position:absolute;left:40295;top:3636;width:15907;height:4840;visibility:visible;mso-wrap-style:square;v-text-anchor:middle" coordsize="1590675,48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" path="m,7746c258762,-192,517525,-8129,714375,17271v196850,25400,320675,65088,466725,142875c1327150,237934,1458912,360965,1590675,483996e" filled="f" strokecolor="#002060" strokeweight="2.25pt">
                              <v:stroke joinstyle="miter"/>
                              <v:path arrowok="t" o:connecttype="custom" o:connectlocs="0,7746;714375,17271;1181100,160146;1590675,483996" o:connectangles="0,0,0,0"/>
                            </v:shape>
                            <v:shape id="Straight Arrow Connector 129" o:spid="_x0000_s1114" type="#_x0000_t32" style="position:absolute;left:55069;top:7462;width:2326;height:2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" strokecolor="#002060" strokeweight="2.25pt">
                              <v:stroke endarrow="block" joinstyle="miter"/>
                            </v:shape>
                          </v:group>
                          <v:shape id="TextBox 112" o:spid="_x0000_s1115" type="#_x0000_t202" style="position:absolute;left:38424;top:339;width:19545;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2D627829" w14:textId="77777777" w:rsidR="008812EF" w:rsidRPr="00ED1518" w:rsidRDefault="008812EF" w:rsidP="008812EF">
                                  <w:pPr>
                                    <w:pStyle w:val="NormalWeb"/>
                                    <w:spacing w:before="0" w:beforeAutospacing="0" w:after="0" w:afterAutospacing="0"/>
                                    <w:rPr>
                                      <w:sz w:val="28"/>
                                      <w:szCs w:val="40"/>
                                    </w:rPr>
                                  </w:pPr>
                                  <w:r w:rsidRPr="00ED1518">
                                    <w:rPr>
                                      <w:rFonts w:ascii="Arial" w:hAnsi="Arial" w:cs="Arial"/>
                                      <w:b/>
                                      <w:bCs/>
                                      <w:i/>
                                      <w:iCs/>
                                      <w:color w:val="002060"/>
                                      <w:kern w:val="24"/>
                                      <w:sz w:val="28"/>
                                      <w:szCs w:val="40"/>
                                    </w:rPr>
                                    <w:t>Range of motion</w:t>
                                  </w:r>
                                </w:p>
                              </w:txbxContent>
                            </v:textbox>
                          </v:shape>
                        </v:group>
                        <v:group id="Group 131" o:spid="_x0000_s1116" style="position:absolute;left:16607;top:1252;width:15763;height:5115" coordorigin="16607,1252" coordsize="15762,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Box 115" o:spid="_x0000_s1117" type="#_x0000_t202" style="position:absolute;left:16607;top:1345;width:5988;height:5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1DEB1025" w14:textId="77777777" w:rsidR="008812EF" w:rsidRPr="00ED1518" w:rsidRDefault="008812EF" w:rsidP="008812EF">
                                  <w:pPr>
                                    <w:pStyle w:val="NormalWeb"/>
                                    <w:spacing w:before="0" w:beforeAutospacing="0" w:after="0" w:afterAutospacing="0"/>
                                    <w:rPr>
                                      <w:sz w:val="40"/>
                                      <w:szCs w:val="40"/>
                                    </w:rPr>
                                  </w:pPr>
                                  <w:r w:rsidRPr="00ED1518">
                                    <w:rPr>
                                      <w:rFonts w:ascii="Arial" w:hAnsi="Arial" w:cs="Arial"/>
                                      <w:b/>
                                      <w:bCs/>
                                      <w:color w:val="000000" w:themeColor="text1"/>
                                      <w:kern w:val="24"/>
                                      <w:sz w:val="40"/>
                                      <w:szCs w:val="40"/>
                                    </w:rPr>
                                    <w:t>C7</w:t>
                                  </w:r>
                                </w:p>
                              </w:txbxContent>
                            </v:textbox>
                          </v:shape>
                          <v:line id="Straight Connector 133" o:spid="_x0000_s1118" style="position:absolute;flip:y;visibility:visible;mso-wrap-style:square" from="22325,1637" to="31675,3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" strokecolor="black [3213]" strokeweight="1.5pt">
                            <v:stroke joinstyle="miter"/>
                            <o:lock v:ext="edit" shapetype="f"/>
                          </v:line>
                          <v:oval id="Oval 134" o:spid="_x0000_s1119" style="position:absolute;left:31565;top:1252;width:805;height: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" fillcolor="black [3213]" strokecolor="black [3213]" strokeweight="1pt">
                            <v:stroke joinstyle="miter"/>
                          </v:oval>
                        </v:group>
                        <v:group id="Group 135" o:spid="_x0000_s1120" style="position:absolute;left:11811;top:50387;width:17691;height:5023" coordorigin="11811,50387" coordsize="17690,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TextBox 120" o:spid="_x0000_s1121" type="#_x0000_t202" style="position:absolute;left:11811;top:50387;width:5800;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22AE2DA4" w14:textId="77777777" w:rsidR="008812EF" w:rsidRPr="00ED1518" w:rsidRDefault="008812EF" w:rsidP="008812EF">
                                  <w:pPr>
                                    <w:pStyle w:val="NormalWeb"/>
                                    <w:spacing w:before="0" w:beforeAutospacing="0" w:after="0" w:afterAutospacing="0"/>
                                    <w:rPr>
                                      <w:sz w:val="40"/>
                                      <w:szCs w:val="40"/>
                                    </w:rPr>
                                  </w:pPr>
                                  <w:r w:rsidRPr="00ED1518">
                                    <w:rPr>
                                      <w:rFonts w:ascii="Arial" w:hAnsi="Arial" w:cs="Arial"/>
                                      <w:b/>
                                      <w:bCs/>
                                      <w:color w:val="000000" w:themeColor="text1"/>
                                      <w:kern w:val="24"/>
                                      <w:sz w:val="40"/>
                                      <w:szCs w:val="40"/>
                                    </w:rPr>
                                    <w:t>S1</w:t>
                                  </w:r>
                                </w:p>
                              </w:txbxContent>
                            </v:textbox>
                          </v:shape>
                          <v:line id="Straight Connector 137" o:spid="_x0000_s1122" style="position:absolute;visibility:visible;mso-wrap-style:square" from="17719,53249" to="29036,5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" strokecolor="black [3213]" strokeweight="1.5pt">
                            <v:stroke joinstyle="miter"/>
                            <o:lock v:ext="edit" shapetype="f"/>
                          </v:line>
                          <v:oval id="Oval 138" o:spid="_x0000_s1123" style="position:absolute;left:28697;top:53560;width:805;height: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" fillcolor="black [3213]" strokecolor="black [3213]" strokeweight="1pt">
                            <v:stroke joinstyle="miter"/>
                          </v:oval>
                        </v:group>
                      </v:group>
                    </v:group>
                    <v:rect id="Rectangle 139" o:spid="_x0000_s1124" style="position:absolute;left:34503;top:13665;width:3143;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" fillcolor="#00b0f0" strokecolor="black [3213]" strokeweight="1pt"/>
                  </v:group>
                  <v:line id="Straight Connector 140" o:spid="_x0000_s1125" style="position:absolute;visibility:visible;mso-wrap-style:square" from="25359,54206" to="31059,5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" strokecolor="black [3213]" strokeweight="1.5pt">
                    <v:stroke joinstyle="miter"/>
                  </v:line>
                </v:group>
                <w10:anchorlock/>
              </v:group>
            </w:pict>
          </mc:Fallback>
        </mc:AlternateContent>
      </w:r>
    </w:p>
    <w:p w14:paraId="5CD0D6A0" w14:textId="77777777" w:rsidR="008812EF" w:rsidRPr="00ED1518" w:rsidRDefault="008812EF" w:rsidP="008812EF">
      <w:pPr>
        <w:tabs>
          <w:tab w:val="left" w:pos="2835"/>
        </w:tabs>
        <w:rPr>
          <w:sz w:val="20"/>
        </w:rPr>
      </w:pPr>
      <w:r>
        <w:rPr>
          <w:sz w:val="20"/>
        </w:rPr>
        <w:t>Fig. 1: Experimental set up of robotic spine model. The given model is within the stable range, with the plumb line 2cm from the center line.</w:t>
      </w:r>
    </w:p>
    <w:p w14:paraId="0AF75E47" w14:textId="0F205B83" w:rsidR="008812EF" w:rsidRDefault="008812EF">
      <w:pPr>
        <w:rPr>
          <w:ins w:id="395" w:author="Brittany Stott" w:date="2018-09-27T21:35:00Z"/>
        </w:rPr>
      </w:pPr>
    </w:p>
    <w:p w14:paraId="6B16D0F1" w14:textId="77777777" w:rsidR="006D0D0D" w:rsidRDefault="006D0D0D" w:rsidP="006D0D0D">
      <w:pPr>
        <w:jc w:val="center"/>
        <w:rPr>
          <w:ins w:id="396" w:author="Brittany Stott" w:date="2018-09-27T21:35:00Z"/>
          <w:color w:val="FF0000"/>
        </w:rPr>
      </w:pPr>
      <w:ins w:id="397" w:author="Brittany Stott" w:date="2018-09-27T21:35:00Z">
        <w:r>
          <w:rPr>
            <w:noProof/>
          </w:rPr>
          <w:lastRenderedPageBreak/>
          <w:drawing>
            <wp:inline distT="0" distB="0" distL="0" distR="0" wp14:anchorId="5E64A95A" wp14:editId="56C1BB29">
              <wp:extent cx="6629400" cy="3869055"/>
              <wp:effectExtent l="0" t="0" r="0" b="0"/>
              <wp:docPr id="152" name="Chart 152">
                <a:extLst xmlns:a="http://schemas.openxmlformats.org/drawingml/2006/main">
                  <a:ext uri="{FF2B5EF4-FFF2-40B4-BE49-F238E27FC236}">
                    <a16:creationId xmlns:a16="http://schemas.microsoft.com/office/drawing/2014/main" id="{C59043D6-8E1B-4F1B-95EB-946267320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ins>
    </w:p>
    <w:p w14:paraId="67636497" w14:textId="4A90C02D" w:rsidR="006D0D0D" w:rsidRDefault="006D0D0D" w:rsidP="006D0D0D">
      <w:pPr>
        <w:rPr>
          <w:ins w:id="398" w:author="Brittany Stott" w:date="2018-09-27T21:35:00Z"/>
          <w:color w:val="FF0000"/>
          <w:sz w:val="20"/>
          <w:szCs w:val="20"/>
        </w:rPr>
      </w:pPr>
      <w:ins w:id="399" w:author="Brittany Stott" w:date="2018-09-27T21:35:00Z">
        <w:r w:rsidRPr="001C5B81">
          <w:rPr>
            <w:color w:val="FF0000"/>
            <w:sz w:val="20"/>
            <w:szCs w:val="20"/>
          </w:rPr>
          <w:t xml:space="preserve">Fig. 2: </w:t>
        </w:r>
        <w:r>
          <w:rPr>
            <w:color w:val="FF0000"/>
            <w:sz w:val="20"/>
            <w:szCs w:val="20"/>
          </w:rPr>
          <w:t>Pressure development in the pneumatic muscles as a function of deformation, with and without a 22 N load applied</w:t>
        </w:r>
      </w:ins>
    </w:p>
    <w:p w14:paraId="2E2951BF" w14:textId="77777777" w:rsidR="006D0D0D" w:rsidRDefault="006D0D0D" w:rsidP="006D0D0D"/>
    <w:p w14:paraId="02DCE10C" w14:textId="77777777" w:rsidR="008812EF" w:rsidRDefault="008812EF" w:rsidP="008812EF">
      <w:r>
        <w:rPr>
          <w:noProof/>
        </w:rPr>
        <w:drawing>
          <wp:inline distT="0" distB="0" distL="0" distR="0" wp14:anchorId="4886BBE3" wp14:editId="73E2DB63">
            <wp:extent cx="5953125" cy="2743200"/>
            <wp:effectExtent l="0" t="0" r="0" b="0"/>
            <wp:docPr id="141" name="Chart 141">
              <a:extLst xmlns:a="http://schemas.openxmlformats.org/drawingml/2006/main">
                <a:ext uri="{FF2B5EF4-FFF2-40B4-BE49-F238E27FC236}">
                  <a16:creationId xmlns:a16="http://schemas.microsoft.com/office/drawing/2014/main" id="{F3B19508-387B-4716-97B7-A4AE477D42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rPr>
        <w:t xml:space="preserve"> </w:t>
      </w:r>
    </w:p>
    <w:p w14:paraId="6EB24826" w14:textId="4B26ED3F" w:rsidR="008812EF" w:rsidRPr="00A47ECA" w:rsidRDefault="008812EF" w:rsidP="008812EF">
      <w:pPr>
        <w:rPr>
          <w:sz w:val="20"/>
        </w:rPr>
      </w:pPr>
      <w:r w:rsidRPr="00A47ECA">
        <w:rPr>
          <w:sz w:val="20"/>
        </w:rPr>
        <w:t>Fig</w:t>
      </w:r>
      <w:r>
        <w:rPr>
          <w:sz w:val="20"/>
        </w:rPr>
        <w:t>.</w:t>
      </w:r>
      <w:r w:rsidRPr="00A47ECA">
        <w:rPr>
          <w:sz w:val="20"/>
        </w:rPr>
        <w:t xml:space="preserve"> </w:t>
      </w:r>
      <w:ins w:id="400" w:author="Brittany Stott" w:date="2018-09-27T21:34:00Z">
        <w:r w:rsidR="006D0D0D">
          <w:rPr>
            <w:sz w:val="20"/>
          </w:rPr>
          <w:t>3</w:t>
        </w:r>
      </w:ins>
      <w:del w:id="401" w:author="Brittany Stott" w:date="2018-09-27T21:34:00Z">
        <w:r w:rsidDel="006D0D0D">
          <w:rPr>
            <w:sz w:val="20"/>
          </w:rPr>
          <w:delText>2</w:delText>
        </w:r>
      </w:del>
      <w:r w:rsidRPr="00A47ECA">
        <w:rPr>
          <w:sz w:val="20"/>
        </w:rPr>
        <w:t xml:space="preserve">: Comparison of the mean spinal displacement of 12 to 17 pneumatic muscles under a constant applied load of 50 N, constant IMP of 1551 mmHg, and varying IAP. </w:t>
      </w:r>
    </w:p>
    <w:p w14:paraId="2A303BFF" w14:textId="1BEF520D" w:rsidR="008812EF" w:rsidRDefault="008812EF"/>
    <w:p w14:paraId="6BEE9E7E" w14:textId="77777777" w:rsidR="008812EF" w:rsidRDefault="008812EF" w:rsidP="008812EF">
      <w:r>
        <w:rPr>
          <w:noProof/>
          <w:sz w:val="16"/>
          <w:szCs w:val="16"/>
        </w:rPr>
        <w:lastRenderedPageBreak/>
        <w:drawing>
          <wp:anchor distT="0" distB="0" distL="114300" distR="114300" simplePos="0" relativeHeight="251675648" behindDoc="0" locked="0" layoutInCell="1" allowOverlap="1" wp14:anchorId="0FB1B39F" wp14:editId="2F4484A6">
            <wp:simplePos x="0" y="0"/>
            <wp:positionH relativeFrom="column">
              <wp:posOffset>834887</wp:posOffset>
            </wp:positionH>
            <wp:positionV relativeFrom="paragraph">
              <wp:posOffset>2957885</wp:posOffset>
            </wp:positionV>
            <wp:extent cx="5518205" cy="589218"/>
            <wp:effectExtent l="0" t="0" r="0" b="190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able3.PNG"/>
                    <pic:cNvPicPr/>
                  </pic:nvPicPr>
                  <pic:blipFill>
                    <a:blip r:embed="rId15">
                      <a:extLst>
                        <a:ext uri="{28A0092B-C50C-407E-A947-70E740481C1C}">
                          <a14:useLocalDpi xmlns:a14="http://schemas.microsoft.com/office/drawing/2010/main" val="0"/>
                        </a:ext>
                      </a:extLst>
                    </a:blip>
                    <a:stretch>
                      <a:fillRect/>
                    </a:stretch>
                  </pic:blipFill>
                  <pic:spPr>
                    <a:xfrm>
                      <a:off x="0" y="0"/>
                      <a:ext cx="5534920" cy="591003"/>
                    </a:xfrm>
                    <a:prstGeom prst="rect">
                      <a:avLst/>
                    </a:prstGeom>
                  </pic:spPr>
                </pic:pic>
              </a:graphicData>
            </a:graphic>
            <wp14:sizeRelH relativeFrom="margin">
              <wp14:pctWidth>0</wp14:pctWidth>
            </wp14:sizeRelH>
          </wp:anchor>
        </w:drawing>
      </w:r>
      <w:r>
        <w:rPr>
          <w:noProof/>
          <w:sz w:val="20"/>
        </w:rPr>
        <mc:AlternateContent>
          <mc:Choice Requires="wps">
            <w:drawing>
              <wp:anchor distT="0" distB="0" distL="114300" distR="114300" simplePos="0" relativeHeight="251674624" behindDoc="0" locked="0" layoutInCell="1" allowOverlap="1" wp14:anchorId="72A19C62" wp14:editId="3CF951C4">
                <wp:simplePos x="0" y="0"/>
                <wp:positionH relativeFrom="column">
                  <wp:posOffset>5524500</wp:posOffset>
                </wp:positionH>
                <wp:positionV relativeFrom="paragraph">
                  <wp:posOffset>2080260</wp:posOffset>
                </wp:positionV>
                <wp:extent cx="266700" cy="190500"/>
                <wp:effectExtent l="0" t="0" r="19050" b="19050"/>
                <wp:wrapNone/>
                <wp:docPr id="142" name="Wave 142"/>
                <wp:cNvGraphicFramePr/>
                <a:graphic xmlns:a="http://schemas.openxmlformats.org/drawingml/2006/main">
                  <a:graphicData uri="http://schemas.microsoft.com/office/word/2010/wordprocessingShape">
                    <wps:wsp>
                      <wps:cNvSpPr/>
                      <wps:spPr>
                        <a:xfrm>
                          <a:off x="0" y="0"/>
                          <a:ext cx="266700" cy="190500"/>
                        </a:xfrm>
                        <a:prstGeom prst="wav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320C44"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142" o:spid="_x0000_s1026" type="#_x0000_t64" style="position:absolute;margin-left:435pt;margin-top:163.8pt;width:21pt;height: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" adj="2700" fillcolor="white [3212]" strokecolor="white [3212]" strokeweight="1pt">
                <v:stroke joinstyle="miter"/>
              </v:shape>
            </w:pict>
          </mc:Fallback>
        </mc:AlternateContent>
      </w:r>
      <w:r>
        <w:rPr>
          <w:noProof/>
          <w:sz w:val="20"/>
        </w:rPr>
        <mc:AlternateContent>
          <mc:Choice Requires="wps">
            <w:drawing>
              <wp:anchor distT="0" distB="0" distL="114300" distR="114300" simplePos="0" relativeHeight="251673600" behindDoc="0" locked="0" layoutInCell="1" allowOverlap="1" wp14:anchorId="43C290EA" wp14:editId="1A3E2A24">
                <wp:simplePos x="0" y="0"/>
                <wp:positionH relativeFrom="column">
                  <wp:posOffset>4524375</wp:posOffset>
                </wp:positionH>
                <wp:positionV relativeFrom="paragraph">
                  <wp:posOffset>2080260</wp:posOffset>
                </wp:positionV>
                <wp:extent cx="266700" cy="190500"/>
                <wp:effectExtent l="0" t="0" r="19050" b="19050"/>
                <wp:wrapNone/>
                <wp:docPr id="143" name="Wave 143"/>
                <wp:cNvGraphicFramePr/>
                <a:graphic xmlns:a="http://schemas.openxmlformats.org/drawingml/2006/main">
                  <a:graphicData uri="http://schemas.microsoft.com/office/word/2010/wordprocessingShape">
                    <wps:wsp>
                      <wps:cNvSpPr/>
                      <wps:spPr>
                        <a:xfrm>
                          <a:off x="0" y="0"/>
                          <a:ext cx="266700" cy="190500"/>
                        </a:xfrm>
                        <a:prstGeom prst="wav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E99645" id="Wave 143" o:spid="_x0000_s1026" type="#_x0000_t64" style="position:absolute;margin-left:356.25pt;margin-top:163.8pt;width:21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" adj="2700" fillcolor="white [3212]" strokecolor="white [3212]" strokeweight="1pt">
                <v:stroke joinstyle="miter"/>
              </v:shape>
            </w:pict>
          </mc:Fallback>
        </mc:AlternateContent>
      </w:r>
      <w:r>
        <w:rPr>
          <w:noProof/>
          <w:sz w:val="20"/>
        </w:rPr>
        <mc:AlternateContent>
          <mc:Choice Requires="wps">
            <w:drawing>
              <wp:anchor distT="0" distB="0" distL="114300" distR="114300" simplePos="0" relativeHeight="251670528" behindDoc="0" locked="0" layoutInCell="1" allowOverlap="1" wp14:anchorId="5DE36558" wp14:editId="77B3B8A2">
                <wp:simplePos x="0" y="0"/>
                <wp:positionH relativeFrom="column">
                  <wp:posOffset>1543050</wp:posOffset>
                </wp:positionH>
                <wp:positionV relativeFrom="paragraph">
                  <wp:posOffset>2080260</wp:posOffset>
                </wp:positionV>
                <wp:extent cx="266700" cy="190500"/>
                <wp:effectExtent l="0" t="0" r="19050" b="19050"/>
                <wp:wrapNone/>
                <wp:docPr id="144" name="Wave 144"/>
                <wp:cNvGraphicFramePr/>
                <a:graphic xmlns:a="http://schemas.openxmlformats.org/drawingml/2006/main">
                  <a:graphicData uri="http://schemas.microsoft.com/office/word/2010/wordprocessingShape">
                    <wps:wsp>
                      <wps:cNvSpPr/>
                      <wps:spPr>
                        <a:xfrm>
                          <a:off x="0" y="0"/>
                          <a:ext cx="266700" cy="190500"/>
                        </a:xfrm>
                        <a:prstGeom prst="wav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CB4674" id="Wave 144" o:spid="_x0000_s1026" type="#_x0000_t64" style="position:absolute;margin-left:121.5pt;margin-top:163.8pt;width:21pt;height: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" adj="2700" fillcolor="white [3212]" strokecolor="white [3212]" strokeweight="1pt">
                <v:stroke joinstyle="miter"/>
              </v:shape>
            </w:pict>
          </mc:Fallback>
        </mc:AlternateContent>
      </w:r>
      <w:r>
        <w:rPr>
          <w:noProof/>
          <w:sz w:val="20"/>
        </w:rPr>
        <mc:AlternateContent>
          <mc:Choice Requires="wps">
            <w:drawing>
              <wp:anchor distT="0" distB="0" distL="114300" distR="114300" simplePos="0" relativeHeight="251671552" behindDoc="0" locked="0" layoutInCell="1" allowOverlap="1" wp14:anchorId="44BF0C9F" wp14:editId="70540DA5">
                <wp:simplePos x="0" y="0"/>
                <wp:positionH relativeFrom="column">
                  <wp:posOffset>2533650</wp:posOffset>
                </wp:positionH>
                <wp:positionV relativeFrom="paragraph">
                  <wp:posOffset>2080260</wp:posOffset>
                </wp:positionV>
                <wp:extent cx="266700" cy="190500"/>
                <wp:effectExtent l="0" t="0" r="19050" b="19050"/>
                <wp:wrapNone/>
                <wp:docPr id="145" name="Wave 145"/>
                <wp:cNvGraphicFramePr/>
                <a:graphic xmlns:a="http://schemas.openxmlformats.org/drawingml/2006/main">
                  <a:graphicData uri="http://schemas.microsoft.com/office/word/2010/wordprocessingShape">
                    <wps:wsp>
                      <wps:cNvSpPr/>
                      <wps:spPr>
                        <a:xfrm>
                          <a:off x="0" y="0"/>
                          <a:ext cx="266700" cy="190500"/>
                        </a:xfrm>
                        <a:prstGeom prst="wav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DDDF34" id="Wave 145" o:spid="_x0000_s1026" type="#_x0000_t64" style="position:absolute;margin-left:199.5pt;margin-top:163.8pt;width:21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" adj="2700" fillcolor="white [3212]" strokecolor="white [3212]" strokeweight="1pt">
                <v:stroke joinstyle="miter"/>
              </v:shape>
            </w:pict>
          </mc:Fallback>
        </mc:AlternateContent>
      </w:r>
      <w:r>
        <w:rPr>
          <w:noProof/>
          <w:sz w:val="20"/>
        </w:rPr>
        <mc:AlternateContent>
          <mc:Choice Requires="wps">
            <w:drawing>
              <wp:anchor distT="0" distB="0" distL="114300" distR="114300" simplePos="0" relativeHeight="251672576" behindDoc="0" locked="0" layoutInCell="1" allowOverlap="1" wp14:anchorId="639C63A2" wp14:editId="01A71EE3">
                <wp:simplePos x="0" y="0"/>
                <wp:positionH relativeFrom="column">
                  <wp:posOffset>3524250</wp:posOffset>
                </wp:positionH>
                <wp:positionV relativeFrom="paragraph">
                  <wp:posOffset>2080260</wp:posOffset>
                </wp:positionV>
                <wp:extent cx="266700" cy="190500"/>
                <wp:effectExtent l="0" t="0" r="19050" b="19050"/>
                <wp:wrapNone/>
                <wp:docPr id="146" name="Wave 146"/>
                <wp:cNvGraphicFramePr/>
                <a:graphic xmlns:a="http://schemas.openxmlformats.org/drawingml/2006/main">
                  <a:graphicData uri="http://schemas.microsoft.com/office/word/2010/wordprocessingShape">
                    <wps:wsp>
                      <wps:cNvSpPr/>
                      <wps:spPr>
                        <a:xfrm>
                          <a:off x="0" y="0"/>
                          <a:ext cx="266700" cy="190500"/>
                        </a:xfrm>
                        <a:prstGeom prst="wav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B6AE21" id="Wave 146" o:spid="_x0000_s1026" type="#_x0000_t64" style="position:absolute;margin-left:277.5pt;margin-top:163.8pt;width:21pt;height: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" adj="2700" fillcolor="white [3212]" strokecolor="white [3212]" strokeweight="1pt">
                <v:stroke joinstyle="miter"/>
              </v:shape>
            </w:pict>
          </mc:Fallback>
        </mc:AlternateContent>
      </w:r>
      <w:r>
        <w:rPr>
          <w:noProof/>
        </w:rPr>
        <w:drawing>
          <wp:inline distT="0" distB="0" distL="0" distR="0" wp14:anchorId="0358A690" wp14:editId="7AFA8959">
            <wp:extent cx="6438900" cy="3232150"/>
            <wp:effectExtent l="0" t="0" r="0" b="6350"/>
            <wp:docPr id="148" name="Chart 148">
              <a:extLst xmlns:a="http://schemas.openxmlformats.org/drawingml/2006/main">
                <a:ext uri="{FF2B5EF4-FFF2-40B4-BE49-F238E27FC236}">
                  <a16:creationId xmlns:a16="http://schemas.microsoft.com/office/drawing/2014/main" id="{A501DD37-1449-405E-8A8E-D8BC0588C7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C43485A" w14:textId="77777777" w:rsidR="008812EF" w:rsidRDefault="008812EF" w:rsidP="008812EF"/>
    <w:p w14:paraId="7C3B72D8" w14:textId="2F68660D" w:rsidR="008812EF" w:rsidRPr="00276A94" w:rsidRDefault="008812EF" w:rsidP="008812EF">
      <w:pPr>
        <w:rPr>
          <w:sz w:val="20"/>
        </w:rPr>
      </w:pPr>
      <w:r w:rsidRPr="00276A94">
        <w:rPr>
          <w:sz w:val="20"/>
        </w:rPr>
        <w:t>Fig</w:t>
      </w:r>
      <w:r>
        <w:rPr>
          <w:sz w:val="20"/>
        </w:rPr>
        <w:t>.</w:t>
      </w:r>
      <w:r w:rsidRPr="00276A94">
        <w:rPr>
          <w:sz w:val="20"/>
        </w:rPr>
        <w:t xml:space="preserve"> </w:t>
      </w:r>
      <w:ins w:id="402" w:author="Brittany Stott" w:date="2018-09-27T21:34:00Z">
        <w:r w:rsidR="006D0D0D">
          <w:rPr>
            <w:sz w:val="20"/>
          </w:rPr>
          <w:t>4</w:t>
        </w:r>
      </w:ins>
      <w:del w:id="403" w:author="Brittany Stott" w:date="2018-09-27T21:34:00Z">
        <w:r w:rsidDel="006D0D0D">
          <w:rPr>
            <w:sz w:val="20"/>
          </w:rPr>
          <w:delText>3</w:delText>
        </w:r>
      </w:del>
      <w:r w:rsidRPr="00276A94">
        <w:rPr>
          <w:sz w:val="20"/>
        </w:rPr>
        <w:t>: Comparison of variation of IAP and required IMP to remain within the stable range (</w:t>
      </w:r>
      <w:r w:rsidRPr="00276A94">
        <w:rPr>
          <w:rFonts w:ascii="Cambria Math" w:hAnsi="Cambria Math"/>
          <w:sz w:val="20"/>
        </w:rPr>
        <w:t>±</w:t>
      </w:r>
      <w:r w:rsidRPr="00276A94">
        <w:rPr>
          <w:sz w:val="20"/>
        </w:rPr>
        <w:t>2 cm from the center line)</w:t>
      </w:r>
      <w:r>
        <w:rPr>
          <w:sz w:val="20"/>
        </w:rPr>
        <w:t xml:space="preserve"> with 12 pneumatic muscles</w:t>
      </w:r>
    </w:p>
    <w:p w14:paraId="472B8734" w14:textId="49FBFDFA" w:rsidR="008812EF" w:rsidRPr="008812EF" w:rsidRDefault="008812EF"/>
    <w:sectPr w:rsidR="008812EF" w:rsidRPr="008812EF">
      <w:footerReference w:type="default" r:id="rId2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6" w:author="Mark Driscoll" w:date="2018-09-11T16:53:00Z" w:initials="MD">
    <w:p w14:paraId="3E96A59E" w14:textId="77777777" w:rsidR="002975DD" w:rsidRDefault="002975DD" w:rsidP="002975DD">
      <w:pPr>
        <w:pStyle w:val="CommentText"/>
      </w:pPr>
      <w:r>
        <w:rPr>
          <w:rStyle w:val="CommentReference"/>
        </w:rPr>
        <w:annotationRef/>
      </w:r>
      <w:r>
        <w:t>Please relocate this in the method section.</w:t>
      </w:r>
    </w:p>
  </w:comment>
  <w:comment w:id="92" w:author="Mark Driscoll, Prof" w:date="2018-09-12T11:49:00Z" w:initials="MDP">
    <w:p w14:paraId="6AD62179" w14:textId="4EF05256" w:rsidR="009779A2" w:rsidRDefault="009779A2">
      <w:pPr>
        <w:pStyle w:val="CommentText"/>
      </w:pPr>
      <w:r>
        <w:rPr>
          <w:rStyle w:val="CommentReference"/>
        </w:rPr>
        <w:annotationRef/>
      </w:r>
      <w:r>
        <w:t>Please briefly state how this enables accurate measurements</w:t>
      </w:r>
    </w:p>
  </w:comment>
  <w:comment w:id="106" w:author="Mark Driscoll" w:date="2018-09-27T16:38:00Z" w:initials="MD">
    <w:p w14:paraId="1FA79E1B" w14:textId="79968D28" w:rsidR="00EB4168" w:rsidRDefault="00EB4168">
      <w:pPr>
        <w:pStyle w:val="CommentText"/>
      </w:pPr>
      <w:r>
        <w:rPr>
          <w:rStyle w:val="CommentReference"/>
        </w:rPr>
        <w:annotationRef/>
      </w:r>
      <w:r>
        <w:t>Yes, keep this in the paper.  Under muscle you may describe how the muscles where assembled and method the force output was test.  Then, in the results, you list the force performance.</w:t>
      </w:r>
    </w:p>
  </w:comment>
  <w:comment w:id="369" w:author="Brittany Stott" w:date="2018-08-15T10:08:00Z" w:initials="BS">
    <w:p w14:paraId="0E496688" w14:textId="3E160BF5" w:rsidR="00B33EDB" w:rsidRDefault="00B33EDB">
      <w:pPr>
        <w:pStyle w:val="CommentText"/>
      </w:pPr>
      <w:r>
        <w:rPr>
          <w:rStyle w:val="CommentReference"/>
        </w:rPr>
        <w:annotationRef/>
      </w:r>
      <w:r>
        <w:t>Include equation: IMP=f(IAP, …)?</w:t>
      </w:r>
    </w:p>
  </w:comment>
  <w:comment w:id="387" w:author="Mark Driscoll" w:date="2018-09-27T22:48:00Z" w:initials="MD">
    <w:p w14:paraId="1D3DA8DE" w14:textId="202C3FE9" w:rsidR="00EA2DFD" w:rsidRDefault="00EA2DFD">
      <w:pPr>
        <w:pStyle w:val="CommentText"/>
      </w:pPr>
      <w:r>
        <w:rPr>
          <w:rStyle w:val="CommentReference"/>
        </w:rPr>
        <w:annotationRef/>
      </w:r>
      <w:r>
        <w:t xml:space="preserve">Make sure to use the impose referencing format dictated by the </w:t>
      </w:r>
      <w:r>
        <w:t>Jou</w:t>
      </w:r>
      <w:bookmarkStart w:id="389" w:name="_GoBack"/>
      <w:bookmarkEnd w:id="389"/>
      <w:r>
        <w:t>rnal of Biomechanics.</w:t>
      </w:r>
    </w:p>
  </w:comment>
  <w:comment w:id="392" w:author="Mark Driscoll" w:date="2018-09-27T22:48:00Z" w:initials="MD">
    <w:p w14:paraId="65A6AD5E" w14:textId="4655E2FD" w:rsidR="00EA2DFD" w:rsidRDefault="00EA2DFD">
      <w:pPr>
        <w:pStyle w:val="CommentText"/>
      </w:pPr>
      <w:r>
        <w:rPr>
          <w:rStyle w:val="CommentReference"/>
        </w:rPr>
        <w:annotationRef/>
      </w:r>
    </w:p>
  </w:comment>
  <w:comment w:id="393" w:author="Mark Driscoll" w:date="2018-09-27T22:48:00Z" w:initials="MD">
    <w:p w14:paraId="473924E0" w14:textId="76488355" w:rsidR="00EA2DFD" w:rsidRDefault="00EA2DFD">
      <w:pPr>
        <w:pStyle w:val="CommentText"/>
      </w:pPr>
      <w:r>
        <w:rPr>
          <w:rStyle w:val="CommentReference"/>
        </w:rPr>
        <w:annotationRef/>
      </w:r>
    </w:p>
  </w:comment>
  <w:comment w:id="391" w:author="Mark Driscoll" w:date="2018-09-27T22:48:00Z" w:initials="MD">
    <w:p w14:paraId="7BF5078A" w14:textId="022F24E2" w:rsidR="00EA2DFD" w:rsidRDefault="00EA2DF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96A59E" w15:done="0"/>
  <w15:commentEx w15:paraId="6AD62179" w15:done="0"/>
  <w15:commentEx w15:paraId="1FA79E1B" w15:done="0"/>
  <w15:commentEx w15:paraId="0E496688" w15:done="0"/>
  <w15:commentEx w15:paraId="1D3DA8DE" w15:done="0"/>
  <w15:commentEx w15:paraId="65A6AD5E" w15:done="0"/>
  <w15:commentEx w15:paraId="473924E0" w15:paraIdParent="65A6AD5E" w15:done="0"/>
  <w15:commentEx w15:paraId="7BF5078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96A59E" w16cid:durableId="1F42717B"/>
  <w16cid:commentId w16cid:paraId="6AD62179" w16cid:durableId="1F437BD8"/>
  <w16cid:commentId w16cid:paraId="1FA79E1B" w16cid:durableId="1F578612"/>
  <w16cid:commentId w16cid:paraId="0E496688" w16cid:durableId="1F1E7A0E"/>
  <w16cid:commentId w16cid:paraId="1D3DA8DE" w16cid:durableId="1F57DCD3"/>
  <w16cid:commentId w16cid:paraId="65A6AD5E" w16cid:durableId="1F57DCB6"/>
  <w16cid:commentId w16cid:paraId="473924E0" w16cid:durableId="1F57DCB7"/>
  <w16cid:commentId w16cid:paraId="7BF5078A" w16cid:durableId="1F57DC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0F013A" w14:textId="77777777" w:rsidR="00607D4F" w:rsidRDefault="00607D4F" w:rsidP="008B5415">
      <w:pPr>
        <w:spacing w:after="0" w:line="240" w:lineRule="auto"/>
      </w:pPr>
      <w:r>
        <w:separator/>
      </w:r>
    </w:p>
  </w:endnote>
  <w:endnote w:type="continuationSeparator" w:id="0">
    <w:p w14:paraId="41086213" w14:textId="77777777" w:rsidR="00607D4F" w:rsidRDefault="00607D4F" w:rsidP="008B5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4603768"/>
      <w:docPartObj>
        <w:docPartGallery w:val="Page Numbers (Bottom of Page)"/>
        <w:docPartUnique/>
      </w:docPartObj>
    </w:sdtPr>
    <w:sdtEndPr>
      <w:rPr>
        <w:noProof/>
      </w:rPr>
    </w:sdtEndPr>
    <w:sdtContent>
      <w:p w14:paraId="5B364845" w14:textId="4F540D7E" w:rsidR="00581883" w:rsidRDefault="005818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3B601B" w14:textId="77777777" w:rsidR="00581883" w:rsidRDefault="00581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B0EAD" w14:textId="77777777" w:rsidR="00607D4F" w:rsidRDefault="00607D4F" w:rsidP="008B5415">
      <w:pPr>
        <w:spacing w:after="0" w:line="240" w:lineRule="auto"/>
      </w:pPr>
      <w:r>
        <w:separator/>
      </w:r>
    </w:p>
  </w:footnote>
  <w:footnote w:type="continuationSeparator" w:id="0">
    <w:p w14:paraId="2CBECCAF" w14:textId="77777777" w:rsidR="00607D4F" w:rsidRDefault="00607D4F" w:rsidP="008B54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D25664"/>
    <w:multiLevelType w:val="hybridMultilevel"/>
    <w:tmpl w:val="9B685ECA"/>
    <w:lvl w:ilvl="0" w:tplc="297837A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A1716BC"/>
    <w:multiLevelType w:val="hybridMultilevel"/>
    <w:tmpl w:val="D9287AD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ttany Stott">
    <w15:presenceInfo w15:providerId="None" w15:userId="Brittany Stott"/>
  </w15:person>
  <w15:person w15:author="Mark Driscoll">
    <w15:presenceInfo w15:providerId="Windows Live" w15:userId="e723eb9569729623"/>
  </w15:person>
  <w15:person w15:author="Mark Driscoll, Prof">
    <w15:presenceInfo w15:providerId="Windows Live" w15:userId="d67db428-3b61-4d69-a17f-a79bcfdf3a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Biomechanical Eng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pds5rtwtvt0pmed90qvwdpas0pe2f2x09pf&quot;&gt;SURE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4&lt;/item&gt;&lt;item&gt;35&lt;/item&gt;&lt;item&gt;36&lt;/item&gt;&lt;item&gt;37&lt;/item&gt;&lt;item&gt;39&lt;/item&gt;&lt;item&gt;40&lt;/item&gt;&lt;item&gt;41&lt;/item&gt;&lt;item&gt;42&lt;/item&gt;&lt;item&gt;43&lt;/item&gt;&lt;item&gt;44&lt;/item&gt;&lt;item&gt;45&lt;/item&gt;&lt;item&gt;46&lt;/item&gt;&lt;item&gt;48&lt;/item&gt;&lt;/record-ids&gt;&lt;/item&gt;&lt;/Libraries&gt;"/>
  </w:docVars>
  <w:rsids>
    <w:rsidRoot w:val="0027470F"/>
    <w:rsid w:val="0000162D"/>
    <w:rsid w:val="0000189C"/>
    <w:rsid w:val="00004857"/>
    <w:rsid w:val="00007C8A"/>
    <w:rsid w:val="00007F2A"/>
    <w:rsid w:val="000227A3"/>
    <w:rsid w:val="000230FA"/>
    <w:rsid w:val="0002358F"/>
    <w:rsid w:val="00024D57"/>
    <w:rsid w:val="0003427B"/>
    <w:rsid w:val="0003557E"/>
    <w:rsid w:val="000361B8"/>
    <w:rsid w:val="00046403"/>
    <w:rsid w:val="000604FC"/>
    <w:rsid w:val="00065C21"/>
    <w:rsid w:val="00066D43"/>
    <w:rsid w:val="00070E88"/>
    <w:rsid w:val="00074674"/>
    <w:rsid w:val="00077A5B"/>
    <w:rsid w:val="00082E55"/>
    <w:rsid w:val="00094D0A"/>
    <w:rsid w:val="00096AF4"/>
    <w:rsid w:val="000A01A4"/>
    <w:rsid w:val="000A2346"/>
    <w:rsid w:val="000A34BB"/>
    <w:rsid w:val="000B01C8"/>
    <w:rsid w:val="000B07A1"/>
    <w:rsid w:val="000B0AE6"/>
    <w:rsid w:val="000B0BBD"/>
    <w:rsid w:val="000B17D4"/>
    <w:rsid w:val="000B19ED"/>
    <w:rsid w:val="000B2C3C"/>
    <w:rsid w:val="000B6D8A"/>
    <w:rsid w:val="000C0EC8"/>
    <w:rsid w:val="000C1B3F"/>
    <w:rsid w:val="000C2C05"/>
    <w:rsid w:val="000C2D07"/>
    <w:rsid w:val="000C30B2"/>
    <w:rsid w:val="000C3339"/>
    <w:rsid w:val="000C6EE1"/>
    <w:rsid w:val="000D4AB2"/>
    <w:rsid w:val="000D756F"/>
    <w:rsid w:val="000E2B75"/>
    <w:rsid w:val="000F31F3"/>
    <w:rsid w:val="000F55D6"/>
    <w:rsid w:val="000F76AF"/>
    <w:rsid w:val="0010286C"/>
    <w:rsid w:val="0010541E"/>
    <w:rsid w:val="00105A6F"/>
    <w:rsid w:val="00107B70"/>
    <w:rsid w:val="001140B4"/>
    <w:rsid w:val="00116843"/>
    <w:rsid w:val="0012424C"/>
    <w:rsid w:val="001248BE"/>
    <w:rsid w:val="00132549"/>
    <w:rsid w:val="00141768"/>
    <w:rsid w:val="001451BC"/>
    <w:rsid w:val="00146773"/>
    <w:rsid w:val="001476AE"/>
    <w:rsid w:val="00151A64"/>
    <w:rsid w:val="00153E9F"/>
    <w:rsid w:val="00161FA5"/>
    <w:rsid w:val="001646A8"/>
    <w:rsid w:val="00167B56"/>
    <w:rsid w:val="0017093D"/>
    <w:rsid w:val="00170AE8"/>
    <w:rsid w:val="00171A91"/>
    <w:rsid w:val="00171B5E"/>
    <w:rsid w:val="00171BD6"/>
    <w:rsid w:val="001763C4"/>
    <w:rsid w:val="00176C3A"/>
    <w:rsid w:val="00181509"/>
    <w:rsid w:val="001830D6"/>
    <w:rsid w:val="001837F5"/>
    <w:rsid w:val="00185832"/>
    <w:rsid w:val="00190902"/>
    <w:rsid w:val="00191CF6"/>
    <w:rsid w:val="00191FAF"/>
    <w:rsid w:val="00194EDC"/>
    <w:rsid w:val="0019645D"/>
    <w:rsid w:val="001A69BF"/>
    <w:rsid w:val="001B0CAF"/>
    <w:rsid w:val="001B42C4"/>
    <w:rsid w:val="001B5E87"/>
    <w:rsid w:val="001C0040"/>
    <w:rsid w:val="001C4D4D"/>
    <w:rsid w:val="001C4FE8"/>
    <w:rsid w:val="001D3612"/>
    <w:rsid w:val="001D5F34"/>
    <w:rsid w:val="001D5FAD"/>
    <w:rsid w:val="001E3843"/>
    <w:rsid w:val="001F4266"/>
    <w:rsid w:val="00203452"/>
    <w:rsid w:val="00205C40"/>
    <w:rsid w:val="00214623"/>
    <w:rsid w:val="00220B51"/>
    <w:rsid w:val="00223FEB"/>
    <w:rsid w:val="002251DD"/>
    <w:rsid w:val="00226551"/>
    <w:rsid w:val="0023057C"/>
    <w:rsid w:val="00232D41"/>
    <w:rsid w:val="002373FA"/>
    <w:rsid w:val="00237F8C"/>
    <w:rsid w:val="00240C10"/>
    <w:rsid w:val="00243CE3"/>
    <w:rsid w:val="002502A5"/>
    <w:rsid w:val="0025182C"/>
    <w:rsid w:val="00251B87"/>
    <w:rsid w:val="00252A1A"/>
    <w:rsid w:val="00253B16"/>
    <w:rsid w:val="00254349"/>
    <w:rsid w:val="00257C89"/>
    <w:rsid w:val="0026406C"/>
    <w:rsid w:val="00266275"/>
    <w:rsid w:val="002671C1"/>
    <w:rsid w:val="00271AD4"/>
    <w:rsid w:val="002724E8"/>
    <w:rsid w:val="0027470F"/>
    <w:rsid w:val="00275FE9"/>
    <w:rsid w:val="00276A94"/>
    <w:rsid w:val="00276E73"/>
    <w:rsid w:val="00283EE4"/>
    <w:rsid w:val="0028729D"/>
    <w:rsid w:val="00294982"/>
    <w:rsid w:val="00296A48"/>
    <w:rsid w:val="002975DD"/>
    <w:rsid w:val="002A19CB"/>
    <w:rsid w:val="002A49FF"/>
    <w:rsid w:val="002A63E4"/>
    <w:rsid w:val="002B08A3"/>
    <w:rsid w:val="002B1DA5"/>
    <w:rsid w:val="002B1F36"/>
    <w:rsid w:val="002B46C6"/>
    <w:rsid w:val="002B48C7"/>
    <w:rsid w:val="002C30CE"/>
    <w:rsid w:val="002C4100"/>
    <w:rsid w:val="002C52EA"/>
    <w:rsid w:val="002D5527"/>
    <w:rsid w:val="002D63EA"/>
    <w:rsid w:val="002D7E0F"/>
    <w:rsid w:val="002E2203"/>
    <w:rsid w:val="002E2B56"/>
    <w:rsid w:val="002E4589"/>
    <w:rsid w:val="00307291"/>
    <w:rsid w:val="003128F3"/>
    <w:rsid w:val="00315B04"/>
    <w:rsid w:val="00317B6B"/>
    <w:rsid w:val="00322158"/>
    <w:rsid w:val="0032666C"/>
    <w:rsid w:val="003271EC"/>
    <w:rsid w:val="00327FEA"/>
    <w:rsid w:val="00335E22"/>
    <w:rsid w:val="00345546"/>
    <w:rsid w:val="003457ED"/>
    <w:rsid w:val="003464ED"/>
    <w:rsid w:val="00346612"/>
    <w:rsid w:val="003476AF"/>
    <w:rsid w:val="003500F3"/>
    <w:rsid w:val="00354F49"/>
    <w:rsid w:val="003574C3"/>
    <w:rsid w:val="00360A8A"/>
    <w:rsid w:val="00370113"/>
    <w:rsid w:val="003715A6"/>
    <w:rsid w:val="00371E5A"/>
    <w:rsid w:val="00375C75"/>
    <w:rsid w:val="00377CAD"/>
    <w:rsid w:val="00383F57"/>
    <w:rsid w:val="00390853"/>
    <w:rsid w:val="003911AA"/>
    <w:rsid w:val="00392392"/>
    <w:rsid w:val="003945DE"/>
    <w:rsid w:val="003A6C19"/>
    <w:rsid w:val="003B1B8D"/>
    <w:rsid w:val="003B4874"/>
    <w:rsid w:val="003B7D87"/>
    <w:rsid w:val="003C6A93"/>
    <w:rsid w:val="003D2B03"/>
    <w:rsid w:val="003D7978"/>
    <w:rsid w:val="003D7BCF"/>
    <w:rsid w:val="003E00F1"/>
    <w:rsid w:val="003E042B"/>
    <w:rsid w:val="003E2AC0"/>
    <w:rsid w:val="003E345C"/>
    <w:rsid w:val="003E3DA0"/>
    <w:rsid w:val="003E5542"/>
    <w:rsid w:val="003E5B1F"/>
    <w:rsid w:val="003E76F5"/>
    <w:rsid w:val="003F1B3A"/>
    <w:rsid w:val="003F2A4C"/>
    <w:rsid w:val="003F5CDE"/>
    <w:rsid w:val="00401B5D"/>
    <w:rsid w:val="00402BA1"/>
    <w:rsid w:val="00403672"/>
    <w:rsid w:val="004036EE"/>
    <w:rsid w:val="004067BB"/>
    <w:rsid w:val="00407EAB"/>
    <w:rsid w:val="00410B6F"/>
    <w:rsid w:val="0041146C"/>
    <w:rsid w:val="00412C2D"/>
    <w:rsid w:val="004133C3"/>
    <w:rsid w:val="004137C5"/>
    <w:rsid w:val="00415AC2"/>
    <w:rsid w:val="00416625"/>
    <w:rsid w:val="004177BB"/>
    <w:rsid w:val="00423057"/>
    <w:rsid w:val="00430324"/>
    <w:rsid w:val="00430791"/>
    <w:rsid w:val="0043106F"/>
    <w:rsid w:val="004378A3"/>
    <w:rsid w:val="004436CE"/>
    <w:rsid w:val="00443BD4"/>
    <w:rsid w:val="00445B23"/>
    <w:rsid w:val="00445E9E"/>
    <w:rsid w:val="00455CB3"/>
    <w:rsid w:val="0045695F"/>
    <w:rsid w:val="00460CD4"/>
    <w:rsid w:val="00460EF0"/>
    <w:rsid w:val="004638AD"/>
    <w:rsid w:val="00467A94"/>
    <w:rsid w:val="00477010"/>
    <w:rsid w:val="0048680F"/>
    <w:rsid w:val="004871FF"/>
    <w:rsid w:val="0048750E"/>
    <w:rsid w:val="00497063"/>
    <w:rsid w:val="00497098"/>
    <w:rsid w:val="004A29D3"/>
    <w:rsid w:val="004B2602"/>
    <w:rsid w:val="004B5936"/>
    <w:rsid w:val="004C0A47"/>
    <w:rsid w:val="004C3DBD"/>
    <w:rsid w:val="004C5AF1"/>
    <w:rsid w:val="004D1A91"/>
    <w:rsid w:val="004D2FFE"/>
    <w:rsid w:val="004D55E7"/>
    <w:rsid w:val="004D7E06"/>
    <w:rsid w:val="004E1B25"/>
    <w:rsid w:val="004E25B8"/>
    <w:rsid w:val="004E3AED"/>
    <w:rsid w:val="00506A5F"/>
    <w:rsid w:val="00513D24"/>
    <w:rsid w:val="00521A85"/>
    <w:rsid w:val="0052324D"/>
    <w:rsid w:val="00523D20"/>
    <w:rsid w:val="00524B33"/>
    <w:rsid w:val="005304DA"/>
    <w:rsid w:val="0053071D"/>
    <w:rsid w:val="00535A9F"/>
    <w:rsid w:val="00540F88"/>
    <w:rsid w:val="005458D6"/>
    <w:rsid w:val="005502A4"/>
    <w:rsid w:val="00551C7B"/>
    <w:rsid w:val="00554D2A"/>
    <w:rsid w:val="005551B0"/>
    <w:rsid w:val="00556C93"/>
    <w:rsid w:val="005708F5"/>
    <w:rsid w:val="00573DDA"/>
    <w:rsid w:val="00575070"/>
    <w:rsid w:val="00576E19"/>
    <w:rsid w:val="00581883"/>
    <w:rsid w:val="005842BD"/>
    <w:rsid w:val="005869E2"/>
    <w:rsid w:val="00591D09"/>
    <w:rsid w:val="00591E4D"/>
    <w:rsid w:val="0059218E"/>
    <w:rsid w:val="00594B2A"/>
    <w:rsid w:val="00597B47"/>
    <w:rsid w:val="005A015D"/>
    <w:rsid w:val="005A34C3"/>
    <w:rsid w:val="005A5ECA"/>
    <w:rsid w:val="005B204D"/>
    <w:rsid w:val="005B27E5"/>
    <w:rsid w:val="005B280F"/>
    <w:rsid w:val="005B2874"/>
    <w:rsid w:val="005B36FD"/>
    <w:rsid w:val="005C0941"/>
    <w:rsid w:val="005C169D"/>
    <w:rsid w:val="005D0229"/>
    <w:rsid w:val="005D1142"/>
    <w:rsid w:val="005D2D7E"/>
    <w:rsid w:val="005E13B1"/>
    <w:rsid w:val="005E338E"/>
    <w:rsid w:val="005F57A2"/>
    <w:rsid w:val="005F5A22"/>
    <w:rsid w:val="005F5BD5"/>
    <w:rsid w:val="006022F6"/>
    <w:rsid w:val="00603A05"/>
    <w:rsid w:val="00603C42"/>
    <w:rsid w:val="00604BF3"/>
    <w:rsid w:val="00607578"/>
    <w:rsid w:val="00607D4F"/>
    <w:rsid w:val="0061090B"/>
    <w:rsid w:val="00611A2E"/>
    <w:rsid w:val="00612BD3"/>
    <w:rsid w:val="00617F9C"/>
    <w:rsid w:val="0062027F"/>
    <w:rsid w:val="006214D6"/>
    <w:rsid w:val="006217FA"/>
    <w:rsid w:val="006243E5"/>
    <w:rsid w:val="0062475B"/>
    <w:rsid w:val="006277AB"/>
    <w:rsid w:val="00627840"/>
    <w:rsid w:val="0063144E"/>
    <w:rsid w:val="006325BD"/>
    <w:rsid w:val="00633954"/>
    <w:rsid w:val="00644EA2"/>
    <w:rsid w:val="00645066"/>
    <w:rsid w:val="0064518D"/>
    <w:rsid w:val="00645866"/>
    <w:rsid w:val="00650843"/>
    <w:rsid w:val="00651BCB"/>
    <w:rsid w:val="00652937"/>
    <w:rsid w:val="006567FE"/>
    <w:rsid w:val="00663EF9"/>
    <w:rsid w:val="00665100"/>
    <w:rsid w:val="00665CC0"/>
    <w:rsid w:val="00666A2A"/>
    <w:rsid w:val="00666E82"/>
    <w:rsid w:val="0066731C"/>
    <w:rsid w:val="00672418"/>
    <w:rsid w:val="00674448"/>
    <w:rsid w:val="00682272"/>
    <w:rsid w:val="00684190"/>
    <w:rsid w:val="00685788"/>
    <w:rsid w:val="00686729"/>
    <w:rsid w:val="00687E21"/>
    <w:rsid w:val="00692235"/>
    <w:rsid w:val="006946C5"/>
    <w:rsid w:val="00696067"/>
    <w:rsid w:val="006A0DAE"/>
    <w:rsid w:val="006A1D86"/>
    <w:rsid w:val="006A4185"/>
    <w:rsid w:val="006A5FBD"/>
    <w:rsid w:val="006A746C"/>
    <w:rsid w:val="006B67CE"/>
    <w:rsid w:val="006C3DBA"/>
    <w:rsid w:val="006C785C"/>
    <w:rsid w:val="006D05F4"/>
    <w:rsid w:val="006D0D0D"/>
    <w:rsid w:val="006D1003"/>
    <w:rsid w:val="006D2C96"/>
    <w:rsid w:val="006D446C"/>
    <w:rsid w:val="006D536A"/>
    <w:rsid w:val="006D7E90"/>
    <w:rsid w:val="006E0C05"/>
    <w:rsid w:val="006E616A"/>
    <w:rsid w:val="006F1E63"/>
    <w:rsid w:val="006F2C11"/>
    <w:rsid w:val="006F4544"/>
    <w:rsid w:val="006F4A60"/>
    <w:rsid w:val="006F4B7D"/>
    <w:rsid w:val="006F6EF3"/>
    <w:rsid w:val="00700F08"/>
    <w:rsid w:val="00701D42"/>
    <w:rsid w:val="00701EFA"/>
    <w:rsid w:val="0070346A"/>
    <w:rsid w:val="007066B2"/>
    <w:rsid w:val="00706A08"/>
    <w:rsid w:val="00706C58"/>
    <w:rsid w:val="00706D69"/>
    <w:rsid w:val="00711AC7"/>
    <w:rsid w:val="007135B7"/>
    <w:rsid w:val="007151E7"/>
    <w:rsid w:val="007158D5"/>
    <w:rsid w:val="00717FD6"/>
    <w:rsid w:val="00730C2A"/>
    <w:rsid w:val="007318A0"/>
    <w:rsid w:val="00733948"/>
    <w:rsid w:val="00734CF6"/>
    <w:rsid w:val="00735976"/>
    <w:rsid w:val="007370A8"/>
    <w:rsid w:val="00741A1E"/>
    <w:rsid w:val="0074252D"/>
    <w:rsid w:val="007446BC"/>
    <w:rsid w:val="00745E47"/>
    <w:rsid w:val="007527C7"/>
    <w:rsid w:val="007649EF"/>
    <w:rsid w:val="007651DC"/>
    <w:rsid w:val="0076785D"/>
    <w:rsid w:val="0077120C"/>
    <w:rsid w:val="007740DF"/>
    <w:rsid w:val="007776F4"/>
    <w:rsid w:val="00780897"/>
    <w:rsid w:val="00781174"/>
    <w:rsid w:val="007861B9"/>
    <w:rsid w:val="00786CD1"/>
    <w:rsid w:val="00787607"/>
    <w:rsid w:val="0079078E"/>
    <w:rsid w:val="007923CC"/>
    <w:rsid w:val="00797A60"/>
    <w:rsid w:val="007A1079"/>
    <w:rsid w:val="007A1BF9"/>
    <w:rsid w:val="007A2A79"/>
    <w:rsid w:val="007A3B14"/>
    <w:rsid w:val="007A4DCB"/>
    <w:rsid w:val="007B3633"/>
    <w:rsid w:val="007B7978"/>
    <w:rsid w:val="007C3929"/>
    <w:rsid w:val="007C6849"/>
    <w:rsid w:val="007D3AE8"/>
    <w:rsid w:val="007D4856"/>
    <w:rsid w:val="007D6F37"/>
    <w:rsid w:val="007E04A7"/>
    <w:rsid w:val="007E1F1B"/>
    <w:rsid w:val="007E4987"/>
    <w:rsid w:val="007E6483"/>
    <w:rsid w:val="007E6F3A"/>
    <w:rsid w:val="007F1562"/>
    <w:rsid w:val="007F3D4B"/>
    <w:rsid w:val="008055E3"/>
    <w:rsid w:val="00807037"/>
    <w:rsid w:val="008153A2"/>
    <w:rsid w:val="00815DAB"/>
    <w:rsid w:val="0082369F"/>
    <w:rsid w:val="00824448"/>
    <w:rsid w:val="00830AD3"/>
    <w:rsid w:val="00833453"/>
    <w:rsid w:val="00833EBC"/>
    <w:rsid w:val="00834884"/>
    <w:rsid w:val="008366EB"/>
    <w:rsid w:val="00843D16"/>
    <w:rsid w:val="00855902"/>
    <w:rsid w:val="0085648E"/>
    <w:rsid w:val="00856913"/>
    <w:rsid w:val="008627D2"/>
    <w:rsid w:val="00862BBA"/>
    <w:rsid w:val="00862F8D"/>
    <w:rsid w:val="00865CCE"/>
    <w:rsid w:val="00867D22"/>
    <w:rsid w:val="00870DA7"/>
    <w:rsid w:val="00871CFF"/>
    <w:rsid w:val="0087314A"/>
    <w:rsid w:val="008755B9"/>
    <w:rsid w:val="0087634C"/>
    <w:rsid w:val="00877B6D"/>
    <w:rsid w:val="00880ECA"/>
    <w:rsid w:val="008812EF"/>
    <w:rsid w:val="00892B3F"/>
    <w:rsid w:val="008A283D"/>
    <w:rsid w:val="008A487F"/>
    <w:rsid w:val="008B200E"/>
    <w:rsid w:val="008B2A3B"/>
    <w:rsid w:val="008B5415"/>
    <w:rsid w:val="008B7A65"/>
    <w:rsid w:val="008C0BE6"/>
    <w:rsid w:val="008C3225"/>
    <w:rsid w:val="008E0F0B"/>
    <w:rsid w:val="008E2D50"/>
    <w:rsid w:val="008E33A7"/>
    <w:rsid w:val="008E7774"/>
    <w:rsid w:val="008F2CAF"/>
    <w:rsid w:val="00900134"/>
    <w:rsid w:val="0090136D"/>
    <w:rsid w:val="00901A61"/>
    <w:rsid w:val="0090365D"/>
    <w:rsid w:val="00905D76"/>
    <w:rsid w:val="0090612F"/>
    <w:rsid w:val="009077DC"/>
    <w:rsid w:val="0091125D"/>
    <w:rsid w:val="009208C8"/>
    <w:rsid w:val="0092219B"/>
    <w:rsid w:val="009223BC"/>
    <w:rsid w:val="009277A9"/>
    <w:rsid w:val="00930E22"/>
    <w:rsid w:val="00931299"/>
    <w:rsid w:val="0093214A"/>
    <w:rsid w:val="009337BD"/>
    <w:rsid w:val="00933BFE"/>
    <w:rsid w:val="00942C93"/>
    <w:rsid w:val="00951CC7"/>
    <w:rsid w:val="00956112"/>
    <w:rsid w:val="00961C26"/>
    <w:rsid w:val="009779A2"/>
    <w:rsid w:val="00983054"/>
    <w:rsid w:val="00984476"/>
    <w:rsid w:val="00990B7D"/>
    <w:rsid w:val="009A0030"/>
    <w:rsid w:val="009A09BE"/>
    <w:rsid w:val="009A15E8"/>
    <w:rsid w:val="009A58C9"/>
    <w:rsid w:val="009A6234"/>
    <w:rsid w:val="009B0A5D"/>
    <w:rsid w:val="009C4E81"/>
    <w:rsid w:val="009C6DC1"/>
    <w:rsid w:val="009D30AE"/>
    <w:rsid w:val="009D319E"/>
    <w:rsid w:val="009D4F0F"/>
    <w:rsid w:val="009E3DA7"/>
    <w:rsid w:val="009E6575"/>
    <w:rsid w:val="009F2B69"/>
    <w:rsid w:val="009F7CE3"/>
    <w:rsid w:val="00A006FD"/>
    <w:rsid w:val="00A00855"/>
    <w:rsid w:val="00A011AD"/>
    <w:rsid w:val="00A10DFF"/>
    <w:rsid w:val="00A2025B"/>
    <w:rsid w:val="00A21EAE"/>
    <w:rsid w:val="00A23231"/>
    <w:rsid w:val="00A23782"/>
    <w:rsid w:val="00A242C6"/>
    <w:rsid w:val="00A26496"/>
    <w:rsid w:val="00A30CFE"/>
    <w:rsid w:val="00A32FE9"/>
    <w:rsid w:val="00A35267"/>
    <w:rsid w:val="00A40708"/>
    <w:rsid w:val="00A41235"/>
    <w:rsid w:val="00A47ECA"/>
    <w:rsid w:val="00A53B06"/>
    <w:rsid w:val="00A53C53"/>
    <w:rsid w:val="00A55A5F"/>
    <w:rsid w:val="00A55E6C"/>
    <w:rsid w:val="00A6762F"/>
    <w:rsid w:val="00A67B9C"/>
    <w:rsid w:val="00A733E7"/>
    <w:rsid w:val="00A73A04"/>
    <w:rsid w:val="00A77FFB"/>
    <w:rsid w:val="00A85496"/>
    <w:rsid w:val="00A86E89"/>
    <w:rsid w:val="00AA157D"/>
    <w:rsid w:val="00AA2683"/>
    <w:rsid w:val="00AA3FE4"/>
    <w:rsid w:val="00AB19B4"/>
    <w:rsid w:val="00AB6891"/>
    <w:rsid w:val="00AC323D"/>
    <w:rsid w:val="00AC6BF9"/>
    <w:rsid w:val="00AD0AD7"/>
    <w:rsid w:val="00AD11D1"/>
    <w:rsid w:val="00AD49DD"/>
    <w:rsid w:val="00AD5F82"/>
    <w:rsid w:val="00AD6FBB"/>
    <w:rsid w:val="00AE207A"/>
    <w:rsid w:val="00AE22CC"/>
    <w:rsid w:val="00AE7434"/>
    <w:rsid w:val="00AF126A"/>
    <w:rsid w:val="00AF290C"/>
    <w:rsid w:val="00AF37A0"/>
    <w:rsid w:val="00AF3ED1"/>
    <w:rsid w:val="00AF6DF5"/>
    <w:rsid w:val="00B007FC"/>
    <w:rsid w:val="00B100F9"/>
    <w:rsid w:val="00B12D8A"/>
    <w:rsid w:val="00B22699"/>
    <w:rsid w:val="00B33EDB"/>
    <w:rsid w:val="00B3531D"/>
    <w:rsid w:val="00B35432"/>
    <w:rsid w:val="00B36E1D"/>
    <w:rsid w:val="00B37558"/>
    <w:rsid w:val="00B46873"/>
    <w:rsid w:val="00B53616"/>
    <w:rsid w:val="00B55669"/>
    <w:rsid w:val="00B6538D"/>
    <w:rsid w:val="00B6683A"/>
    <w:rsid w:val="00B66D0B"/>
    <w:rsid w:val="00B66F45"/>
    <w:rsid w:val="00B70258"/>
    <w:rsid w:val="00B73923"/>
    <w:rsid w:val="00B777F3"/>
    <w:rsid w:val="00B800B4"/>
    <w:rsid w:val="00B82CEA"/>
    <w:rsid w:val="00B91EE9"/>
    <w:rsid w:val="00B94204"/>
    <w:rsid w:val="00B94AB7"/>
    <w:rsid w:val="00B960EB"/>
    <w:rsid w:val="00B97DC9"/>
    <w:rsid w:val="00BA2399"/>
    <w:rsid w:val="00BA37CB"/>
    <w:rsid w:val="00BA4891"/>
    <w:rsid w:val="00BA6E1C"/>
    <w:rsid w:val="00BA7CFA"/>
    <w:rsid w:val="00BB034E"/>
    <w:rsid w:val="00BB0E6C"/>
    <w:rsid w:val="00BB0F76"/>
    <w:rsid w:val="00BB7661"/>
    <w:rsid w:val="00BB7C49"/>
    <w:rsid w:val="00BC1022"/>
    <w:rsid w:val="00BC63DF"/>
    <w:rsid w:val="00BD131E"/>
    <w:rsid w:val="00BD4065"/>
    <w:rsid w:val="00BD4FEA"/>
    <w:rsid w:val="00BD66B0"/>
    <w:rsid w:val="00BE0651"/>
    <w:rsid w:val="00BF04B8"/>
    <w:rsid w:val="00BF32B5"/>
    <w:rsid w:val="00BF4B65"/>
    <w:rsid w:val="00BF56C2"/>
    <w:rsid w:val="00C0386A"/>
    <w:rsid w:val="00C045B7"/>
    <w:rsid w:val="00C05B87"/>
    <w:rsid w:val="00C07D1E"/>
    <w:rsid w:val="00C10618"/>
    <w:rsid w:val="00C11E5F"/>
    <w:rsid w:val="00C11E62"/>
    <w:rsid w:val="00C150D2"/>
    <w:rsid w:val="00C159B5"/>
    <w:rsid w:val="00C212A5"/>
    <w:rsid w:val="00C216ED"/>
    <w:rsid w:val="00C22648"/>
    <w:rsid w:val="00C24ECB"/>
    <w:rsid w:val="00C273AE"/>
    <w:rsid w:val="00C30B77"/>
    <w:rsid w:val="00C33EE4"/>
    <w:rsid w:val="00C344B2"/>
    <w:rsid w:val="00C3523B"/>
    <w:rsid w:val="00C36F4C"/>
    <w:rsid w:val="00C425D1"/>
    <w:rsid w:val="00C42750"/>
    <w:rsid w:val="00C44B30"/>
    <w:rsid w:val="00C44FA0"/>
    <w:rsid w:val="00C47CB4"/>
    <w:rsid w:val="00C540D1"/>
    <w:rsid w:val="00C56414"/>
    <w:rsid w:val="00C639F6"/>
    <w:rsid w:val="00C66BAD"/>
    <w:rsid w:val="00C8005F"/>
    <w:rsid w:val="00C800AC"/>
    <w:rsid w:val="00C87452"/>
    <w:rsid w:val="00C9366C"/>
    <w:rsid w:val="00C9510A"/>
    <w:rsid w:val="00CA00C5"/>
    <w:rsid w:val="00CB398E"/>
    <w:rsid w:val="00CB46AA"/>
    <w:rsid w:val="00CB6550"/>
    <w:rsid w:val="00CB6617"/>
    <w:rsid w:val="00CC10E7"/>
    <w:rsid w:val="00CC55A4"/>
    <w:rsid w:val="00CD4204"/>
    <w:rsid w:val="00CE429F"/>
    <w:rsid w:val="00CE5949"/>
    <w:rsid w:val="00CF2D65"/>
    <w:rsid w:val="00CF4E9A"/>
    <w:rsid w:val="00CF7D13"/>
    <w:rsid w:val="00D019E1"/>
    <w:rsid w:val="00D05E73"/>
    <w:rsid w:val="00D06380"/>
    <w:rsid w:val="00D24B74"/>
    <w:rsid w:val="00D253BD"/>
    <w:rsid w:val="00D268E0"/>
    <w:rsid w:val="00D27948"/>
    <w:rsid w:val="00D31D11"/>
    <w:rsid w:val="00D4014A"/>
    <w:rsid w:val="00D43B06"/>
    <w:rsid w:val="00D44A89"/>
    <w:rsid w:val="00D45E7A"/>
    <w:rsid w:val="00D51762"/>
    <w:rsid w:val="00D54AB0"/>
    <w:rsid w:val="00D61B2F"/>
    <w:rsid w:val="00D6715A"/>
    <w:rsid w:val="00D67552"/>
    <w:rsid w:val="00D678F1"/>
    <w:rsid w:val="00D72021"/>
    <w:rsid w:val="00D7691C"/>
    <w:rsid w:val="00D77041"/>
    <w:rsid w:val="00D8266D"/>
    <w:rsid w:val="00D838A8"/>
    <w:rsid w:val="00D83EB1"/>
    <w:rsid w:val="00D91AA4"/>
    <w:rsid w:val="00D94275"/>
    <w:rsid w:val="00D95323"/>
    <w:rsid w:val="00DA10E4"/>
    <w:rsid w:val="00DA2F9E"/>
    <w:rsid w:val="00DA5155"/>
    <w:rsid w:val="00DA67B2"/>
    <w:rsid w:val="00DA712A"/>
    <w:rsid w:val="00DB1D84"/>
    <w:rsid w:val="00DB20EE"/>
    <w:rsid w:val="00DB2B33"/>
    <w:rsid w:val="00DB3C09"/>
    <w:rsid w:val="00DB532A"/>
    <w:rsid w:val="00DC0B78"/>
    <w:rsid w:val="00DC313D"/>
    <w:rsid w:val="00DC35AF"/>
    <w:rsid w:val="00DD020D"/>
    <w:rsid w:val="00DD3383"/>
    <w:rsid w:val="00DD3730"/>
    <w:rsid w:val="00DD4115"/>
    <w:rsid w:val="00DD44D9"/>
    <w:rsid w:val="00E10552"/>
    <w:rsid w:val="00E10917"/>
    <w:rsid w:val="00E117CE"/>
    <w:rsid w:val="00E1232C"/>
    <w:rsid w:val="00E140D2"/>
    <w:rsid w:val="00E157EA"/>
    <w:rsid w:val="00E20F94"/>
    <w:rsid w:val="00E216EF"/>
    <w:rsid w:val="00E241D7"/>
    <w:rsid w:val="00E24EC2"/>
    <w:rsid w:val="00E25778"/>
    <w:rsid w:val="00E32A8E"/>
    <w:rsid w:val="00E348F2"/>
    <w:rsid w:val="00E36646"/>
    <w:rsid w:val="00E36654"/>
    <w:rsid w:val="00E42FE6"/>
    <w:rsid w:val="00E440D7"/>
    <w:rsid w:val="00E55028"/>
    <w:rsid w:val="00E55DFA"/>
    <w:rsid w:val="00E60675"/>
    <w:rsid w:val="00E647AB"/>
    <w:rsid w:val="00E7343D"/>
    <w:rsid w:val="00E7574B"/>
    <w:rsid w:val="00E75A00"/>
    <w:rsid w:val="00E804A1"/>
    <w:rsid w:val="00E83365"/>
    <w:rsid w:val="00E8341D"/>
    <w:rsid w:val="00E83DA3"/>
    <w:rsid w:val="00E97B9C"/>
    <w:rsid w:val="00EA29E2"/>
    <w:rsid w:val="00EA2DFD"/>
    <w:rsid w:val="00EA3693"/>
    <w:rsid w:val="00EB016B"/>
    <w:rsid w:val="00EB0941"/>
    <w:rsid w:val="00EB0C00"/>
    <w:rsid w:val="00EB4168"/>
    <w:rsid w:val="00EB60E9"/>
    <w:rsid w:val="00EB6294"/>
    <w:rsid w:val="00EB7294"/>
    <w:rsid w:val="00EB78C4"/>
    <w:rsid w:val="00EB7A1A"/>
    <w:rsid w:val="00EB7EBE"/>
    <w:rsid w:val="00EC5A8E"/>
    <w:rsid w:val="00EC63C8"/>
    <w:rsid w:val="00EC6FA9"/>
    <w:rsid w:val="00EC7BDA"/>
    <w:rsid w:val="00ED1518"/>
    <w:rsid w:val="00ED2AA8"/>
    <w:rsid w:val="00ED2C93"/>
    <w:rsid w:val="00ED6DBE"/>
    <w:rsid w:val="00EE1807"/>
    <w:rsid w:val="00EE19CC"/>
    <w:rsid w:val="00EE6786"/>
    <w:rsid w:val="00EF0C9D"/>
    <w:rsid w:val="00EF1165"/>
    <w:rsid w:val="00EF2FCA"/>
    <w:rsid w:val="00EF56E1"/>
    <w:rsid w:val="00F01E7F"/>
    <w:rsid w:val="00F03A29"/>
    <w:rsid w:val="00F042BB"/>
    <w:rsid w:val="00F06187"/>
    <w:rsid w:val="00F06676"/>
    <w:rsid w:val="00F156BC"/>
    <w:rsid w:val="00F161D2"/>
    <w:rsid w:val="00F16FE8"/>
    <w:rsid w:val="00F21994"/>
    <w:rsid w:val="00F2438B"/>
    <w:rsid w:val="00F331D2"/>
    <w:rsid w:val="00F334D7"/>
    <w:rsid w:val="00F3411C"/>
    <w:rsid w:val="00F37ECD"/>
    <w:rsid w:val="00F40388"/>
    <w:rsid w:val="00F425D4"/>
    <w:rsid w:val="00F50938"/>
    <w:rsid w:val="00F51CDA"/>
    <w:rsid w:val="00F57580"/>
    <w:rsid w:val="00F63C84"/>
    <w:rsid w:val="00F649E4"/>
    <w:rsid w:val="00F6576C"/>
    <w:rsid w:val="00F66268"/>
    <w:rsid w:val="00F73747"/>
    <w:rsid w:val="00F73B4F"/>
    <w:rsid w:val="00F740E3"/>
    <w:rsid w:val="00F75C14"/>
    <w:rsid w:val="00F827B8"/>
    <w:rsid w:val="00F83B95"/>
    <w:rsid w:val="00F8435B"/>
    <w:rsid w:val="00F95970"/>
    <w:rsid w:val="00F97BA9"/>
    <w:rsid w:val="00FA7D18"/>
    <w:rsid w:val="00FB1824"/>
    <w:rsid w:val="00FB1CE4"/>
    <w:rsid w:val="00FB3664"/>
    <w:rsid w:val="00FB74B9"/>
    <w:rsid w:val="00FC0764"/>
    <w:rsid w:val="00FC0CA3"/>
    <w:rsid w:val="00FC42FE"/>
    <w:rsid w:val="00FC59AD"/>
    <w:rsid w:val="00FD3A30"/>
    <w:rsid w:val="00FF0770"/>
    <w:rsid w:val="00FF2F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4C19D"/>
  <w15:chartTrackingRefBased/>
  <w15:docId w15:val="{41CFBC63-3935-4C6E-8769-8AF746029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470F"/>
  </w:style>
  <w:style w:type="paragraph" w:styleId="Heading1">
    <w:name w:val="heading 1"/>
    <w:basedOn w:val="Normal"/>
    <w:link w:val="Heading1Char"/>
    <w:uiPriority w:val="9"/>
    <w:qFormat/>
    <w:rsid w:val="006278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4">
    <w:name w:val="heading 4"/>
    <w:basedOn w:val="Normal"/>
    <w:next w:val="Normal"/>
    <w:link w:val="Heading4Char"/>
    <w:uiPriority w:val="9"/>
    <w:semiHidden/>
    <w:unhideWhenUsed/>
    <w:qFormat/>
    <w:rsid w:val="005750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7470F"/>
    <w:rPr>
      <w:sz w:val="16"/>
      <w:szCs w:val="16"/>
    </w:rPr>
  </w:style>
  <w:style w:type="paragraph" w:styleId="CommentText">
    <w:name w:val="annotation text"/>
    <w:basedOn w:val="Normal"/>
    <w:link w:val="CommentTextChar"/>
    <w:uiPriority w:val="99"/>
    <w:semiHidden/>
    <w:unhideWhenUsed/>
    <w:rsid w:val="0027470F"/>
    <w:pPr>
      <w:spacing w:line="240" w:lineRule="auto"/>
    </w:pPr>
    <w:rPr>
      <w:sz w:val="20"/>
      <w:szCs w:val="20"/>
    </w:rPr>
  </w:style>
  <w:style w:type="character" w:customStyle="1" w:styleId="CommentTextChar">
    <w:name w:val="Comment Text Char"/>
    <w:basedOn w:val="DefaultParagraphFont"/>
    <w:link w:val="CommentText"/>
    <w:uiPriority w:val="99"/>
    <w:semiHidden/>
    <w:rsid w:val="0027470F"/>
    <w:rPr>
      <w:sz w:val="20"/>
      <w:szCs w:val="20"/>
    </w:rPr>
  </w:style>
  <w:style w:type="paragraph" w:styleId="CommentSubject">
    <w:name w:val="annotation subject"/>
    <w:basedOn w:val="CommentText"/>
    <w:next w:val="CommentText"/>
    <w:link w:val="CommentSubjectChar"/>
    <w:uiPriority w:val="99"/>
    <w:semiHidden/>
    <w:unhideWhenUsed/>
    <w:rsid w:val="0027470F"/>
    <w:rPr>
      <w:b/>
      <w:bCs/>
    </w:rPr>
  </w:style>
  <w:style w:type="character" w:customStyle="1" w:styleId="CommentSubjectChar">
    <w:name w:val="Comment Subject Char"/>
    <w:basedOn w:val="CommentTextChar"/>
    <w:link w:val="CommentSubject"/>
    <w:uiPriority w:val="99"/>
    <w:semiHidden/>
    <w:rsid w:val="0027470F"/>
    <w:rPr>
      <w:b/>
      <w:bCs/>
      <w:sz w:val="20"/>
      <w:szCs w:val="20"/>
    </w:rPr>
  </w:style>
  <w:style w:type="paragraph" w:styleId="BalloonText">
    <w:name w:val="Balloon Text"/>
    <w:basedOn w:val="Normal"/>
    <w:link w:val="BalloonTextChar"/>
    <w:uiPriority w:val="99"/>
    <w:semiHidden/>
    <w:unhideWhenUsed/>
    <w:rsid w:val="002747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470F"/>
    <w:rPr>
      <w:rFonts w:ascii="Segoe UI" w:hAnsi="Segoe UI" w:cs="Segoe UI"/>
      <w:sz w:val="18"/>
      <w:szCs w:val="18"/>
    </w:rPr>
  </w:style>
  <w:style w:type="paragraph" w:styleId="ListParagraph">
    <w:name w:val="List Paragraph"/>
    <w:basedOn w:val="Normal"/>
    <w:uiPriority w:val="34"/>
    <w:qFormat/>
    <w:rsid w:val="0027470F"/>
    <w:pPr>
      <w:ind w:left="720"/>
      <w:contextualSpacing/>
    </w:pPr>
  </w:style>
  <w:style w:type="character" w:styleId="Hyperlink">
    <w:name w:val="Hyperlink"/>
    <w:basedOn w:val="DefaultParagraphFont"/>
    <w:uiPriority w:val="99"/>
    <w:unhideWhenUsed/>
    <w:rsid w:val="0027470F"/>
    <w:rPr>
      <w:color w:val="0563C1" w:themeColor="hyperlink"/>
      <w:u w:val="single"/>
    </w:rPr>
  </w:style>
  <w:style w:type="character" w:styleId="UnresolvedMention">
    <w:name w:val="Unresolved Mention"/>
    <w:basedOn w:val="DefaultParagraphFont"/>
    <w:uiPriority w:val="99"/>
    <w:semiHidden/>
    <w:unhideWhenUsed/>
    <w:rsid w:val="0027470F"/>
    <w:rPr>
      <w:color w:val="808080"/>
      <w:shd w:val="clear" w:color="auto" w:fill="E6E6E6"/>
    </w:rPr>
  </w:style>
  <w:style w:type="character" w:styleId="FollowedHyperlink">
    <w:name w:val="FollowedHyperlink"/>
    <w:basedOn w:val="DefaultParagraphFont"/>
    <w:uiPriority w:val="99"/>
    <w:semiHidden/>
    <w:unhideWhenUsed/>
    <w:rsid w:val="0061090B"/>
    <w:rPr>
      <w:color w:val="954F72" w:themeColor="followedHyperlink"/>
      <w:u w:val="single"/>
    </w:rPr>
  </w:style>
  <w:style w:type="character" w:customStyle="1" w:styleId="Heading1Char">
    <w:name w:val="Heading 1 Char"/>
    <w:basedOn w:val="DefaultParagraphFont"/>
    <w:link w:val="Heading1"/>
    <w:uiPriority w:val="9"/>
    <w:rsid w:val="00627840"/>
    <w:rPr>
      <w:rFonts w:ascii="Times New Roman" w:eastAsia="Times New Roman" w:hAnsi="Times New Roman" w:cs="Times New Roman"/>
      <w:b/>
      <w:bCs/>
      <w:kern w:val="36"/>
      <w:sz w:val="48"/>
      <w:szCs w:val="48"/>
      <w:lang w:eastAsia="en-CA"/>
    </w:rPr>
  </w:style>
  <w:style w:type="paragraph" w:styleId="Bibliography">
    <w:name w:val="Bibliography"/>
    <w:basedOn w:val="Normal"/>
    <w:next w:val="Normal"/>
    <w:uiPriority w:val="37"/>
    <w:unhideWhenUsed/>
    <w:rsid w:val="0032666C"/>
  </w:style>
  <w:style w:type="paragraph" w:customStyle="1" w:styleId="EndNoteBibliographyTitle">
    <w:name w:val="EndNote Bibliography Title"/>
    <w:basedOn w:val="Normal"/>
    <w:link w:val="EndNoteBibliographyTitleChar"/>
    <w:rsid w:val="00B777F3"/>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777F3"/>
    <w:rPr>
      <w:rFonts w:ascii="Calibri" w:hAnsi="Calibri" w:cs="Calibri"/>
      <w:noProof/>
      <w:lang w:val="en-US"/>
    </w:rPr>
  </w:style>
  <w:style w:type="paragraph" w:customStyle="1" w:styleId="EndNoteBibliography">
    <w:name w:val="EndNote Bibliography"/>
    <w:basedOn w:val="Normal"/>
    <w:link w:val="EndNoteBibliographyChar"/>
    <w:rsid w:val="00B777F3"/>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777F3"/>
    <w:rPr>
      <w:rFonts w:ascii="Calibri" w:hAnsi="Calibri" w:cs="Calibri"/>
      <w:noProof/>
      <w:lang w:val="en-US"/>
    </w:rPr>
  </w:style>
  <w:style w:type="character" w:customStyle="1" w:styleId="Heading4Char">
    <w:name w:val="Heading 4 Char"/>
    <w:basedOn w:val="DefaultParagraphFont"/>
    <w:link w:val="Heading4"/>
    <w:uiPriority w:val="9"/>
    <w:semiHidden/>
    <w:rsid w:val="0057507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786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5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415"/>
  </w:style>
  <w:style w:type="paragraph" w:styleId="Footer">
    <w:name w:val="footer"/>
    <w:basedOn w:val="Normal"/>
    <w:link w:val="FooterChar"/>
    <w:uiPriority w:val="99"/>
    <w:unhideWhenUsed/>
    <w:rsid w:val="008B5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415"/>
  </w:style>
  <w:style w:type="paragraph" w:styleId="NormalWeb">
    <w:name w:val="Normal (Web)"/>
    <w:basedOn w:val="Normal"/>
    <w:uiPriority w:val="99"/>
    <w:semiHidden/>
    <w:unhideWhenUsed/>
    <w:rsid w:val="00ED1518"/>
    <w:pPr>
      <w:spacing w:before="100" w:beforeAutospacing="1" w:after="100" w:afterAutospacing="1" w:line="240" w:lineRule="auto"/>
    </w:pPr>
    <w:rPr>
      <w:rFonts w:ascii="Times New Roman" w:eastAsiaTheme="minorEastAsia" w:hAnsi="Times New Roman" w:cs="Times New Roman"/>
      <w:sz w:val="24"/>
      <w:szCs w:val="24"/>
      <w:lang w:eastAsia="en-CA"/>
    </w:rPr>
  </w:style>
  <w:style w:type="character" w:styleId="PlaceholderText">
    <w:name w:val="Placeholder Text"/>
    <w:basedOn w:val="DefaultParagraphFont"/>
    <w:uiPriority w:val="99"/>
    <w:semiHidden/>
    <w:rsid w:val="00745E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7016">
      <w:bodyDiv w:val="1"/>
      <w:marLeft w:val="0"/>
      <w:marRight w:val="0"/>
      <w:marTop w:val="0"/>
      <w:marBottom w:val="0"/>
      <w:divBdr>
        <w:top w:val="none" w:sz="0" w:space="0" w:color="auto"/>
        <w:left w:val="none" w:sz="0" w:space="0" w:color="auto"/>
        <w:bottom w:val="none" w:sz="0" w:space="0" w:color="auto"/>
        <w:right w:val="none" w:sz="0" w:space="0" w:color="auto"/>
      </w:divBdr>
    </w:div>
    <w:div w:id="166215548">
      <w:bodyDiv w:val="1"/>
      <w:marLeft w:val="0"/>
      <w:marRight w:val="0"/>
      <w:marTop w:val="0"/>
      <w:marBottom w:val="0"/>
      <w:divBdr>
        <w:top w:val="none" w:sz="0" w:space="0" w:color="auto"/>
        <w:left w:val="none" w:sz="0" w:space="0" w:color="auto"/>
        <w:bottom w:val="none" w:sz="0" w:space="0" w:color="auto"/>
        <w:right w:val="none" w:sz="0" w:space="0" w:color="auto"/>
      </w:divBdr>
    </w:div>
    <w:div w:id="311064505">
      <w:bodyDiv w:val="1"/>
      <w:marLeft w:val="0"/>
      <w:marRight w:val="0"/>
      <w:marTop w:val="0"/>
      <w:marBottom w:val="0"/>
      <w:divBdr>
        <w:top w:val="none" w:sz="0" w:space="0" w:color="auto"/>
        <w:left w:val="none" w:sz="0" w:space="0" w:color="auto"/>
        <w:bottom w:val="none" w:sz="0" w:space="0" w:color="auto"/>
        <w:right w:val="none" w:sz="0" w:space="0" w:color="auto"/>
      </w:divBdr>
    </w:div>
    <w:div w:id="405154772">
      <w:bodyDiv w:val="1"/>
      <w:marLeft w:val="0"/>
      <w:marRight w:val="0"/>
      <w:marTop w:val="0"/>
      <w:marBottom w:val="0"/>
      <w:divBdr>
        <w:top w:val="none" w:sz="0" w:space="0" w:color="auto"/>
        <w:left w:val="none" w:sz="0" w:space="0" w:color="auto"/>
        <w:bottom w:val="none" w:sz="0" w:space="0" w:color="auto"/>
        <w:right w:val="none" w:sz="0" w:space="0" w:color="auto"/>
      </w:divBdr>
    </w:div>
    <w:div w:id="449397022">
      <w:bodyDiv w:val="1"/>
      <w:marLeft w:val="0"/>
      <w:marRight w:val="0"/>
      <w:marTop w:val="0"/>
      <w:marBottom w:val="0"/>
      <w:divBdr>
        <w:top w:val="none" w:sz="0" w:space="0" w:color="auto"/>
        <w:left w:val="none" w:sz="0" w:space="0" w:color="auto"/>
        <w:bottom w:val="none" w:sz="0" w:space="0" w:color="auto"/>
        <w:right w:val="none" w:sz="0" w:space="0" w:color="auto"/>
      </w:divBdr>
    </w:div>
    <w:div w:id="491414542">
      <w:bodyDiv w:val="1"/>
      <w:marLeft w:val="0"/>
      <w:marRight w:val="0"/>
      <w:marTop w:val="0"/>
      <w:marBottom w:val="0"/>
      <w:divBdr>
        <w:top w:val="none" w:sz="0" w:space="0" w:color="auto"/>
        <w:left w:val="none" w:sz="0" w:space="0" w:color="auto"/>
        <w:bottom w:val="none" w:sz="0" w:space="0" w:color="auto"/>
        <w:right w:val="none" w:sz="0" w:space="0" w:color="auto"/>
      </w:divBdr>
    </w:div>
    <w:div w:id="509880125">
      <w:bodyDiv w:val="1"/>
      <w:marLeft w:val="0"/>
      <w:marRight w:val="0"/>
      <w:marTop w:val="0"/>
      <w:marBottom w:val="0"/>
      <w:divBdr>
        <w:top w:val="none" w:sz="0" w:space="0" w:color="auto"/>
        <w:left w:val="none" w:sz="0" w:space="0" w:color="auto"/>
        <w:bottom w:val="none" w:sz="0" w:space="0" w:color="auto"/>
        <w:right w:val="none" w:sz="0" w:space="0" w:color="auto"/>
      </w:divBdr>
    </w:div>
    <w:div w:id="538711349">
      <w:bodyDiv w:val="1"/>
      <w:marLeft w:val="0"/>
      <w:marRight w:val="0"/>
      <w:marTop w:val="0"/>
      <w:marBottom w:val="0"/>
      <w:divBdr>
        <w:top w:val="none" w:sz="0" w:space="0" w:color="auto"/>
        <w:left w:val="none" w:sz="0" w:space="0" w:color="auto"/>
        <w:bottom w:val="none" w:sz="0" w:space="0" w:color="auto"/>
        <w:right w:val="none" w:sz="0" w:space="0" w:color="auto"/>
      </w:divBdr>
    </w:div>
    <w:div w:id="558907092">
      <w:bodyDiv w:val="1"/>
      <w:marLeft w:val="0"/>
      <w:marRight w:val="0"/>
      <w:marTop w:val="0"/>
      <w:marBottom w:val="0"/>
      <w:divBdr>
        <w:top w:val="none" w:sz="0" w:space="0" w:color="auto"/>
        <w:left w:val="none" w:sz="0" w:space="0" w:color="auto"/>
        <w:bottom w:val="none" w:sz="0" w:space="0" w:color="auto"/>
        <w:right w:val="none" w:sz="0" w:space="0" w:color="auto"/>
      </w:divBdr>
    </w:div>
    <w:div w:id="653533947">
      <w:bodyDiv w:val="1"/>
      <w:marLeft w:val="0"/>
      <w:marRight w:val="0"/>
      <w:marTop w:val="0"/>
      <w:marBottom w:val="0"/>
      <w:divBdr>
        <w:top w:val="none" w:sz="0" w:space="0" w:color="auto"/>
        <w:left w:val="none" w:sz="0" w:space="0" w:color="auto"/>
        <w:bottom w:val="none" w:sz="0" w:space="0" w:color="auto"/>
        <w:right w:val="none" w:sz="0" w:space="0" w:color="auto"/>
      </w:divBdr>
    </w:div>
    <w:div w:id="822159679">
      <w:bodyDiv w:val="1"/>
      <w:marLeft w:val="0"/>
      <w:marRight w:val="0"/>
      <w:marTop w:val="0"/>
      <w:marBottom w:val="0"/>
      <w:divBdr>
        <w:top w:val="none" w:sz="0" w:space="0" w:color="auto"/>
        <w:left w:val="none" w:sz="0" w:space="0" w:color="auto"/>
        <w:bottom w:val="none" w:sz="0" w:space="0" w:color="auto"/>
        <w:right w:val="none" w:sz="0" w:space="0" w:color="auto"/>
      </w:divBdr>
    </w:div>
    <w:div w:id="892737794">
      <w:bodyDiv w:val="1"/>
      <w:marLeft w:val="0"/>
      <w:marRight w:val="0"/>
      <w:marTop w:val="0"/>
      <w:marBottom w:val="0"/>
      <w:divBdr>
        <w:top w:val="none" w:sz="0" w:space="0" w:color="auto"/>
        <w:left w:val="none" w:sz="0" w:space="0" w:color="auto"/>
        <w:bottom w:val="none" w:sz="0" w:space="0" w:color="auto"/>
        <w:right w:val="none" w:sz="0" w:space="0" w:color="auto"/>
      </w:divBdr>
    </w:div>
    <w:div w:id="1018432902">
      <w:bodyDiv w:val="1"/>
      <w:marLeft w:val="0"/>
      <w:marRight w:val="0"/>
      <w:marTop w:val="0"/>
      <w:marBottom w:val="0"/>
      <w:divBdr>
        <w:top w:val="none" w:sz="0" w:space="0" w:color="auto"/>
        <w:left w:val="none" w:sz="0" w:space="0" w:color="auto"/>
        <w:bottom w:val="none" w:sz="0" w:space="0" w:color="auto"/>
        <w:right w:val="none" w:sz="0" w:space="0" w:color="auto"/>
      </w:divBdr>
    </w:div>
    <w:div w:id="1038117705">
      <w:bodyDiv w:val="1"/>
      <w:marLeft w:val="0"/>
      <w:marRight w:val="0"/>
      <w:marTop w:val="0"/>
      <w:marBottom w:val="0"/>
      <w:divBdr>
        <w:top w:val="none" w:sz="0" w:space="0" w:color="auto"/>
        <w:left w:val="none" w:sz="0" w:space="0" w:color="auto"/>
        <w:bottom w:val="none" w:sz="0" w:space="0" w:color="auto"/>
        <w:right w:val="none" w:sz="0" w:space="0" w:color="auto"/>
      </w:divBdr>
    </w:div>
    <w:div w:id="1123160296">
      <w:bodyDiv w:val="1"/>
      <w:marLeft w:val="0"/>
      <w:marRight w:val="0"/>
      <w:marTop w:val="0"/>
      <w:marBottom w:val="0"/>
      <w:divBdr>
        <w:top w:val="none" w:sz="0" w:space="0" w:color="auto"/>
        <w:left w:val="none" w:sz="0" w:space="0" w:color="auto"/>
        <w:bottom w:val="none" w:sz="0" w:space="0" w:color="auto"/>
        <w:right w:val="none" w:sz="0" w:space="0" w:color="auto"/>
      </w:divBdr>
    </w:div>
    <w:div w:id="1195074961">
      <w:bodyDiv w:val="1"/>
      <w:marLeft w:val="0"/>
      <w:marRight w:val="0"/>
      <w:marTop w:val="0"/>
      <w:marBottom w:val="0"/>
      <w:divBdr>
        <w:top w:val="none" w:sz="0" w:space="0" w:color="auto"/>
        <w:left w:val="none" w:sz="0" w:space="0" w:color="auto"/>
        <w:bottom w:val="none" w:sz="0" w:space="0" w:color="auto"/>
        <w:right w:val="none" w:sz="0" w:space="0" w:color="auto"/>
      </w:divBdr>
    </w:div>
    <w:div w:id="1211502229">
      <w:bodyDiv w:val="1"/>
      <w:marLeft w:val="0"/>
      <w:marRight w:val="0"/>
      <w:marTop w:val="0"/>
      <w:marBottom w:val="0"/>
      <w:divBdr>
        <w:top w:val="none" w:sz="0" w:space="0" w:color="auto"/>
        <w:left w:val="none" w:sz="0" w:space="0" w:color="auto"/>
        <w:bottom w:val="none" w:sz="0" w:space="0" w:color="auto"/>
        <w:right w:val="none" w:sz="0" w:space="0" w:color="auto"/>
      </w:divBdr>
    </w:div>
    <w:div w:id="1278102544">
      <w:bodyDiv w:val="1"/>
      <w:marLeft w:val="0"/>
      <w:marRight w:val="0"/>
      <w:marTop w:val="0"/>
      <w:marBottom w:val="0"/>
      <w:divBdr>
        <w:top w:val="none" w:sz="0" w:space="0" w:color="auto"/>
        <w:left w:val="none" w:sz="0" w:space="0" w:color="auto"/>
        <w:bottom w:val="none" w:sz="0" w:space="0" w:color="auto"/>
        <w:right w:val="none" w:sz="0" w:space="0" w:color="auto"/>
      </w:divBdr>
    </w:div>
    <w:div w:id="1584608547">
      <w:bodyDiv w:val="1"/>
      <w:marLeft w:val="0"/>
      <w:marRight w:val="0"/>
      <w:marTop w:val="0"/>
      <w:marBottom w:val="0"/>
      <w:divBdr>
        <w:top w:val="none" w:sz="0" w:space="0" w:color="auto"/>
        <w:left w:val="none" w:sz="0" w:space="0" w:color="auto"/>
        <w:bottom w:val="none" w:sz="0" w:space="0" w:color="auto"/>
        <w:right w:val="none" w:sz="0" w:space="0" w:color="auto"/>
      </w:divBdr>
    </w:div>
    <w:div w:id="1602294010">
      <w:bodyDiv w:val="1"/>
      <w:marLeft w:val="0"/>
      <w:marRight w:val="0"/>
      <w:marTop w:val="0"/>
      <w:marBottom w:val="0"/>
      <w:divBdr>
        <w:top w:val="none" w:sz="0" w:space="0" w:color="auto"/>
        <w:left w:val="none" w:sz="0" w:space="0" w:color="auto"/>
        <w:bottom w:val="none" w:sz="0" w:space="0" w:color="auto"/>
        <w:right w:val="none" w:sz="0" w:space="0" w:color="auto"/>
      </w:divBdr>
    </w:div>
    <w:div w:id="1751851550">
      <w:bodyDiv w:val="1"/>
      <w:marLeft w:val="0"/>
      <w:marRight w:val="0"/>
      <w:marTop w:val="0"/>
      <w:marBottom w:val="0"/>
      <w:divBdr>
        <w:top w:val="none" w:sz="0" w:space="0" w:color="auto"/>
        <w:left w:val="none" w:sz="0" w:space="0" w:color="auto"/>
        <w:bottom w:val="none" w:sz="0" w:space="0" w:color="auto"/>
        <w:right w:val="none" w:sz="0" w:space="0" w:color="auto"/>
      </w:divBdr>
    </w:div>
    <w:div w:id="1913418649">
      <w:bodyDiv w:val="1"/>
      <w:marLeft w:val="0"/>
      <w:marRight w:val="0"/>
      <w:marTop w:val="0"/>
      <w:marBottom w:val="0"/>
      <w:divBdr>
        <w:top w:val="none" w:sz="0" w:space="0" w:color="auto"/>
        <w:left w:val="none" w:sz="0" w:space="0" w:color="auto"/>
        <w:bottom w:val="none" w:sz="0" w:space="0" w:color="auto"/>
        <w:right w:val="none" w:sz="0" w:space="0" w:color="auto"/>
      </w:divBdr>
    </w:div>
    <w:div w:id="1938903914">
      <w:bodyDiv w:val="1"/>
      <w:marLeft w:val="0"/>
      <w:marRight w:val="0"/>
      <w:marTop w:val="0"/>
      <w:marBottom w:val="0"/>
      <w:divBdr>
        <w:top w:val="none" w:sz="0" w:space="0" w:color="auto"/>
        <w:left w:val="none" w:sz="0" w:space="0" w:color="auto"/>
        <w:bottom w:val="none" w:sz="0" w:space="0" w:color="auto"/>
        <w:right w:val="none" w:sz="0" w:space="0" w:color="auto"/>
      </w:divBdr>
    </w:div>
    <w:div w:id="212010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6.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rittany\Documents\McGill%20Year%204%20-%20Fall%202018\MECH%20463\General%20Info\TestingData-modifi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rittany\Documents\McGill%20Year%203%20-%20SURE\Pictures\Spine\Experiment%20results%20-%20FIN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rittany\Documents\McGill%20Year%203%20-%20SURE\Pictures\Spine\Experiment%20results%20-%20FIN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rittany\Documents\McGill%20Year%204%20-%20Fall%202018\MECH%20463\General%20Info\TestingData-modifi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rittany\Documents\McGill%20Year%203%20-%20SURE\Pictures\Spine\Experiment%20results%20-%20FIN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rittany\Documents\McGill%20Year%203%20-%20SURE\Pictures\Spine\Experiment%20results%20-%20FIN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4.5" Muscle: No Load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Sheet1!$B$5:$B$12</c:f>
              <c:numCache>
                <c:formatCode>General</c:formatCode>
                <c:ptCount val="8"/>
                <c:pt idx="0">
                  <c:v>0</c:v>
                </c:pt>
                <c:pt idx="1">
                  <c:v>0.5</c:v>
                </c:pt>
                <c:pt idx="2">
                  <c:v>0.9</c:v>
                </c:pt>
                <c:pt idx="3">
                  <c:v>1.2</c:v>
                </c:pt>
                <c:pt idx="4">
                  <c:v>1.5</c:v>
                </c:pt>
                <c:pt idx="5">
                  <c:v>1.7</c:v>
                </c:pt>
                <c:pt idx="6">
                  <c:v>1.9</c:v>
                </c:pt>
                <c:pt idx="7">
                  <c:v>2</c:v>
                </c:pt>
              </c:numCache>
            </c:numRef>
          </c:xVal>
          <c:yVal>
            <c:numRef>
              <c:f>Sheet1!$A$5:$A$12</c:f>
              <c:numCache>
                <c:formatCode>General</c:formatCode>
                <c:ptCount val="8"/>
                <c:pt idx="0">
                  <c:v>0</c:v>
                </c:pt>
                <c:pt idx="1">
                  <c:v>517</c:v>
                </c:pt>
                <c:pt idx="2">
                  <c:v>1034</c:v>
                </c:pt>
                <c:pt idx="3">
                  <c:v>1551</c:v>
                </c:pt>
                <c:pt idx="4">
                  <c:v>2068</c:v>
                </c:pt>
                <c:pt idx="5">
                  <c:v>2585</c:v>
                </c:pt>
                <c:pt idx="6">
                  <c:v>3102</c:v>
                </c:pt>
                <c:pt idx="7">
                  <c:v>3619</c:v>
                </c:pt>
              </c:numCache>
            </c:numRef>
          </c:yVal>
          <c:smooth val="1"/>
          <c:extLst>
            <c:ext xmlns:c16="http://schemas.microsoft.com/office/drawing/2014/chart" uri="{C3380CC4-5D6E-409C-BE32-E72D297353CC}">
              <c16:uniqueId val="{00000000-FA9B-451E-8764-3FD0C2F42DF1}"/>
            </c:ext>
          </c:extLst>
        </c:ser>
        <c:ser>
          <c:idx val="1"/>
          <c:order val="1"/>
          <c:tx>
            <c:v>4.5" Muscle: 22 N Load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Sheet1!$E$5:$E$13</c:f>
              <c:numCache>
                <c:formatCode>General</c:formatCode>
                <c:ptCount val="9"/>
                <c:pt idx="0">
                  <c:v>-1</c:v>
                </c:pt>
                <c:pt idx="1">
                  <c:v>-0.5</c:v>
                </c:pt>
                <c:pt idx="2">
                  <c:v>-0.1</c:v>
                </c:pt>
                <c:pt idx="3">
                  <c:v>0.4</c:v>
                </c:pt>
                <c:pt idx="4">
                  <c:v>0.6</c:v>
                </c:pt>
                <c:pt idx="5">
                  <c:v>1</c:v>
                </c:pt>
                <c:pt idx="6">
                  <c:v>1.2</c:v>
                </c:pt>
                <c:pt idx="7">
                  <c:v>1.4</c:v>
                </c:pt>
                <c:pt idx="8">
                  <c:v>1.5</c:v>
                </c:pt>
              </c:numCache>
            </c:numRef>
          </c:xVal>
          <c:yVal>
            <c:numRef>
              <c:f>Sheet1!$D$5:$D$13</c:f>
              <c:numCache>
                <c:formatCode>General</c:formatCode>
                <c:ptCount val="9"/>
                <c:pt idx="0">
                  <c:v>0</c:v>
                </c:pt>
                <c:pt idx="1">
                  <c:v>517</c:v>
                </c:pt>
                <c:pt idx="2">
                  <c:v>1034</c:v>
                </c:pt>
                <c:pt idx="3">
                  <c:v>1551</c:v>
                </c:pt>
                <c:pt idx="4">
                  <c:v>2068</c:v>
                </c:pt>
                <c:pt idx="5">
                  <c:v>2585</c:v>
                </c:pt>
                <c:pt idx="6">
                  <c:v>3102</c:v>
                </c:pt>
                <c:pt idx="7">
                  <c:v>3619</c:v>
                </c:pt>
                <c:pt idx="8">
                  <c:v>4136</c:v>
                </c:pt>
              </c:numCache>
            </c:numRef>
          </c:yVal>
          <c:smooth val="1"/>
          <c:extLst>
            <c:ext xmlns:c16="http://schemas.microsoft.com/office/drawing/2014/chart" uri="{C3380CC4-5D6E-409C-BE32-E72D297353CC}">
              <c16:uniqueId val="{00000001-FA9B-451E-8764-3FD0C2F42DF1}"/>
            </c:ext>
          </c:extLst>
        </c:ser>
        <c:ser>
          <c:idx val="2"/>
          <c:order val="2"/>
          <c:tx>
            <c:v>5" Muscle: No Load</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Sheet1!$G$5:$G$12</c:f>
              <c:numCache>
                <c:formatCode>General</c:formatCode>
                <c:ptCount val="8"/>
                <c:pt idx="0">
                  <c:v>0</c:v>
                </c:pt>
                <c:pt idx="1">
                  <c:v>1</c:v>
                </c:pt>
                <c:pt idx="2">
                  <c:v>1.5</c:v>
                </c:pt>
                <c:pt idx="3">
                  <c:v>2</c:v>
                </c:pt>
                <c:pt idx="4">
                  <c:v>2.1</c:v>
                </c:pt>
                <c:pt idx="5">
                  <c:v>2.4</c:v>
                </c:pt>
                <c:pt idx="6">
                  <c:v>2.5</c:v>
                </c:pt>
                <c:pt idx="7">
                  <c:v>2.8</c:v>
                </c:pt>
              </c:numCache>
            </c:numRef>
          </c:xVal>
          <c:yVal>
            <c:numRef>
              <c:f>Sheet1!$F$5:$F$12</c:f>
              <c:numCache>
                <c:formatCode>General</c:formatCode>
                <c:ptCount val="8"/>
                <c:pt idx="0">
                  <c:v>0</c:v>
                </c:pt>
                <c:pt idx="1">
                  <c:v>517</c:v>
                </c:pt>
                <c:pt idx="2">
                  <c:v>1034</c:v>
                </c:pt>
                <c:pt idx="3">
                  <c:v>1551</c:v>
                </c:pt>
                <c:pt idx="4">
                  <c:v>2068</c:v>
                </c:pt>
                <c:pt idx="5">
                  <c:v>2585</c:v>
                </c:pt>
                <c:pt idx="6">
                  <c:v>3102</c:v>
                </c:pt>
                <c:pt idx="7">
                  <c:v>3619</c:v>
                </c:pt>
              </c:numCache>
            </c:numRef>
          </c:yVal>
          <c:smooth val="1"/>
          <c:extLst>
            <c:ext xmlns:c16="http://schemas.microsoft.com/office/drawing/2014/chart" uri="{C3380CC4-5D6E-409C-BE32-E72D297353CC}">
              <c16:uniqueId val="{00000002-FA9B-451E-8764-3FD0C2F42DF1}"/>
            </c:ext>
          </c:extLst>
        </c:ser>
        <c:ser>
          <c:idx val="3"/>
          <c:order val="3"/>
          <c:tx>
            <c:v>5" Muscle: 22 N Load</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Sheet1!$J$5:$J$13</c:f>
              <c:numCache>
                <c:formatCode>General</c:formatCode>
                <c:ptCount val="9"/>
                <c:pt idx="0">
                  <c:v>-0.8</c:v>
                </c:pt>
                <c:pt idx="1">
                  <c:v>-0.5</c:v>
                </c:pt>
                <c:pt idx="2">
                  <c:v>0</c:v>
                </c:pt>
                <c:pt idx="3">
                  <c:v>0.3</c:v>
                </c:pt>
                <c:pt idx="4">
                  <c:v>0.8</c:v>
                </c:pt>
                <c:pt idx="5">
                  <c:v>1.1000000000000001</c:v>
                </c:pt>
                <c:pt idx="6">
                  <c:v>1.2</c:v>
                </c:pt>
                <c:pt idx="7">
                  <c:v>1.3</c:v>
                </c:pt>
                <c:pt idx="8">
                  <c:v>1.4</c:v>
                </c:pt>
              </c:numCache>
            </c:numRef>
          </c:xVal>
          <c:yVal>
            <c:numRef>
              <c:f>Sheet1!$I$5:$I$13</c:f>
              <c:numCache>
                <c:formatCode>General</c:formatCode>
                <c:ptCount val="9"/>
                <c:pt idx="0">
                  <c:v>0</c:v>
                </c:pt>
                <c:pt idx="1">
                  <c:v>517</c:v>
                </c:pt>
                <c:pt idx="2">
                  <c:v>1034</c:v>
                </c:pt>
                <c:pt idx="3">
                  <c:v>1551</c:v>
                </c:pt>
                <c:pt idx="4">
                  <c:v>2068</c:v>
                </c:pt>
                <c:pt idx="5">
                  <c:v>2585</c:v>
                </c:pt>
                <c:pt idx="6">
                  <c:v>3102</c:v>
                </c:pt>
                <c:pt idx="7">
                  <c:v>3619</c:v>
                </c:pt>
                <c:pt idx="8">
                  <c:v>4136</c:v>
                </c:pt>
              </c:numCache>
            </c:numRef>
          </c:yVal>
          <c:smooth val="1"/>
          <c:extLst>
            <c:ext xmlns:c16="http://schemas.microsoft.com/office/drawing/2014/chart" uri="{C3380CC4-5D6E-409C-BE32-E72D297353CC}">
              <c16:uniqueId val="{00000003-FA9B-451E-8764-3FD0C2F42DF1}"/>
            </c:ext>
          </c:extLst>
        </c:ser>
        <c:ser>
          <c:idx val="4"/>
          <c:order val="4"/>
          <c:tx>
            <c:v>8" Muscle: No Load</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Sheet1!$L$5:$L$13</c:f>
              <c:numCache>
                <c:formatCode>General</c:formatCode>
                <c:ptCount val="9"/>
                <c:pt idx="0">
                  <c:v>0</c:v>
                </c:pt>
                <c:pt idx="1">
                  <c:v>0.5</c:v>
                </c:pt>
                <c:pt idx="2">
                  <c:v>1</c:v>
                </c:pt>
                <c:pt idx="3">
                  <c:v>1.7</c:v>
                </c:pt>
                <c:pt idx="4">
                  <c:v>2.4</c:v>
                </c:pt>
                <c:pt idx="5">
                  <c:v>3</c:v>
                </c:pt>
                <c:pt idx="6">
                  <c:v>3.5</c:v>
                </c:pt>
                <c:pt idx="7">
                  <c:v>4</c:v>
                </c:pt>
                <c:pt idx="8">
                  <c:v>4.2</c:v>
                </c:pt>
              </c:numCache>
            </c:numRef>
          </c:xVal>
          <c:yVal>
            <c:numRef>
              <c:f>Sheet1!$K$5:$K$13</c:f>
              <c:numCache>
                <c:formatCode>General</c:formatCode>
                <c:ptCount val="9"/>
                <c:pt idx="0">
                  <c:v>0</c:v>
                </c:pt>
                <c:pt idx="1">
                  <c:v>517</c:v>
                </c:pt>
                <c:pt idx="2">
                  <c:v>1034</c:v>
                </c:pt>
                <c:pt idx="3">
                  <c:v>1551</c:v>
                </c:pt>
                <c:pt idx="4">
                  <c:v>2068</c:v>
                </c:pt>
                <c:pt idx="5">
                  <c:v>2585</c:v>
                </c:pt>
                <c:pt idx="6">
                  <c:v>3102</c:v>
                </c:pt>
                <c:pt idx="7">
                  <c:v>3619</c:v>
                </c:pt>
                <c:pt idx="8">
                  <c:v>4136</c:v>
                </c:pt>
              </c:numCache>
            </c:numRef>
          </c:yVal>
          <c:smooth val="1"/>
          <c:extLst>
            <c:ext xmlns:c16="http://schemas.microsoft.com/office/drawing/2014/chart" uri="{C3380CC4-5D6E-409C-BE32-E72D297353CC}">
              <c16:uniqueId val="{00000004-FA9B-451E-8764-3FD0C2F42DF1}"/>
            </c:ext>
          </c:extLst>
        </c:ser>
        <c:ser>
          <c:idx val="5"/>
          <c:order val="5"/>
          <c:tx>
            <c:v>8" Muscle: 22 N Load</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Sheet1!$O$5:$O$13</c:f>
              <c:numCache>
                <c:formatCode>General</c:formatCode>
                <c:ptCount val="9"/>
                <c:pt idx="0">
                  <c:v>-1.5</c:v>
                </c:pt>
                <c:pt idx="1">
                  <c:v>-0.6</c:v>
                </c:pt>
                <c:pt idx="2">
                  <c:v>0.1</c:v>
                </c:pt>
                <c:pt idx="3">
                  <c:v>0.9</c:v>
                </c:pt>
                <c:pt idx="4">
                  <c:v>1.8</c:v>
                </c:pt>
                <c:pt idx="5">
                  <c:v>2.1</c:v>
                </c:pt>
                <c:pt idx="6">
                  <c:v>2.2999999999999998</c:v>
                </c:pt>
                <c:pt idx="7">
                  <c:v>2.5</c:v>
                </c:pt>
                <c:pt idx="8">
                  <c:v>2.7</c:v>
                </c:pt>
              </c:numCache>
            </c:numRef>
          </c:xVal>
          <c:yVal>
            <c:numRef>
              <c:f>Sheet1!$N$5:$N$13</c:f>
              <c:numCache>
                <c:formatCode>General</c:formatCode>
                <c:ptCount val="9"/>
                <c:pt idx="0">
                  <c:v>0</c:v>
                </c:pt>
                <c:pt idx="1">
                  <c:v>517</c:v>
                </c:pt>
                <c:pt idx="2">
                  <c:v>1034</c:v>
                </c:pt>
                <c:pt idx="3">
                  <c:v>1551</c:v>
                </c:pt>
                <c:pt idx="4">
                  <c:v>2068</c:v>
                </c:pt>
                <c:pt idx="5">
                  <c:v>2585</c:v>
                </c:pt>
                <c:pt idx="6">
                  <c:v>3102</c:v>
                </c:pt>
                <c:pt idx="7">
                  <c:v>3619</c:v>
                </c:pt>
                <c:pt idx="8">
                  <c:v>4136</c:v>
                </c:pt>
              </c:numCache>
            </c:numRef>
          </c:yVal>
          <c:smooth val="1"/>
          <c:extLst>
            <c:ext xmlns:c16="http://schemas.microsoft.com/office/drawing/2014/chart" uri="{C3380CC4-5D6E-409C-BE32-E72D297353CC}">
              <c16:uniqueId val="{00000005-FA9B-451E-8764-3FD0C2F42DF1}"/>
            </c:ext>
          </c:extLst>
        </c:ser>
        <c:ser>
          <c:idx val="6"/>
          <c:order val="6"/>
          <c:tx>
            <c:v>11.5" Muscle: No Load</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Sheet1!$Q$5:$Q$12</c:f>
              <c:numCache>
                <c:formatCode>General</c:formatCode>
                <c:ptCount val="8"/>
                <c:pt idx="0">
                  <c:v>0</c:v>
                </c:pt>
                <c:pt idx="1">
                  <c:v>1</c:v>
                </c:pt>
                <c:pt idx="2">
                  <c:v>1.8</c:v>
                </c:pt>
                <c:pt idx="3">
                  <c:v>2.8</c:v>
                </c:pt>
                <c:pt idx="4">
                  <c:v>3.5</c:v>
                </c:pt>
                <c:pt idx="5">
                  <c:v>4.4000000000000004</c:v>
                </c:pt>
                <c:pt idx="6">
                  <c:v>5.0999999999999996</c:v>
                </c:pt>
                <c:pt idx="7">
                  <c:v>5.5</c:v>
                </c:pt>
              </c:numCache>
            </c:numRef>
          </c:xVal>
          <c:yVal>
            <c:numRef>
              <c:f>Sheet1!$P$5:$P$12</c:f>
              <c:numCache>
                <c:formatCode>General</c:formatCode>
                <c:ptCount val="8"/>
                <c:pt idx="0">
                  <c:v>0</c:v>
                </c:pt>
                <c:pt idx="1">
                  <c:v>517</c:v>
                </c:pt>
                <c:pt idx="2">
                  <c:v>1034</c:v>
                </c:pt>
                <c:pt idx="3">
                  <c:v>1551</c:v>
                </c:pt>
                <c:pt idx="4">
                  <c:v>2068</c:v>
                </c:pt>
                <c:pt idx="5">
                  <c:v>2585</c:v>
                </c:pt>
                <c:pt idx="6">
                  <c:v>3102</c:v>
                </c:pt>
                <c:pt idx="7">
                  <c:v>3619</c:v>
                </c:pt>
              </c:numCache>
            </c:numRef>
          </c:yVal>
          <c:smooth val="1"/>
          <c:extLst>
            <c:ext xmlns:c16="http://schemas.microsoft.com/office/drawing/2014/chart" uri="{C3380CC4-5D6E-409C-BE32-E72D297353CC}">
              <c16:uniqueId val="{00000006-FA9B-451E-8764-3FD0C2F42DF1}"/>
            </c:ext>
          </c:extLst>
        </c:ser>
        <c:ser>
          <c:idx val="7"/>
          <c:order val="7"/>
          <c:tx>
            <c:v>11.5" Muscle: 22 N Load</c:v>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Sheet1!$T$5:$T$12</c:f>
              <c:numCache>
                <c:formatCode>General</c:formatCode>
                <c:ptCount val="8"/>
                <c:pt idx="0">
                  <c:v>-2.1</c:v>
                </c:pt>
                <c:pt idx="1">
                  <c:v>-0.6</c:v>
                </c:pt>
                <c:pt idx="2">
                  <c:v>0</c:v>
                </c:pt>
                <c:pt idx="3">
                  <c:v>1.5</c:v>
                </c:pt>
                <c:pt idx="4">
                  <c:v>2.5</c:v>
                </c:pt>
                <c:pt idx="5">
                  <c:v>3</c:v>
                </c:pt>
                <c:pt idx="6">
                  <c:v>3.5</c:v>
                </c:pt>
                <c:pt idx="7">
                  <c:v>3.9</c:v>
                </c:pt>
              </c:numCache>
            </c:numRef>
          </c:xVal>
          <c:yVal>
            <c:numRef>
              <c:f>Sheet1!$S$5:$S$12</c:f>
              <c:numCache>
                <c:formatCode>General</c:formatCode>
                <c:ptCount val="8"/>
                <c:pt idx="0">
                  <c:v>0</c:v>
                </c:pt>
                <c:pt idx="1">
                  <c:v>517</c:v>
                </c:pt>
                <c:pt idx="2">
                  <c:v>1034</c:v>
                </c:pt>
                <c:pt idx="3">
                  <c:v>1551</c:v>
                </c:pt>
                <c:pt idx="4">
                  <c:v>2068</c:v>
                </c:pt>
                <c:pt idx="5">
                  <c:v>2585</c:v>
                </c:pt>
                <c:pt idx="6">
                  <c:v>3102</c:v>
                </c:pt>
                <c:pt idx="7">
                  <c:v>3619</c:v>
                </c:pt>
              </c:numCache>
            </c:numRef>
          </c:yVal>
          <c:smooth val="1"/>
          <c:extLst>
            <c:ext xmlns:c16="http://schemas.microsoft.com/office/drawing/2014/chart" uri="{C3380CC4-5D6E-409C-BE32-E72D297353CC}">
              <c16:uniqueId val="{00000007-FA9B-451E-8764-3FD0C2F42DF1}"/>
            </c:ext>
          </c:extLst>
        </c:ser>
        <c:dLbls>
          <c:showLegendKey val="0"/>
          <c:showVal val="0"/>
          <c:showCatName val="0"/>
          <c:showSerName val="0"/>
          <c:showPercent val="0"/>
          <c:showBubbleSize val="0"/>
        </c:dLbls>
        <c:axId val="490749512"/>
        <c:axId val="490751808"/>
      </c:scatterChart>
      <c:valAx>
        <c:axId val="490749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Deformation</a:t>
                </a:r>
                <a:r>
                  <a:rPr lang="en-CA" baseline="0"/>
                  <a:t> [cm]: + = Contration, - = Extension</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751808"/>
        <c:crosses val="autoZero"/>
        <c:crossBetween val="midCat"/>
      </c:valAx>
      <c:valAx>
        <c:axId val="490751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Pressure Developed in</a:t>
                </a:r>
                <a:r>
                  <a:rPr lang="en-CA" baseline="0"/>
                  <a:t> the Muscle [mmHg]</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749512"/>
        <c:crossesAt val="-6"/>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v>12 muscles</c:v>
          </c:tx>
          <c:spPr>
            <a:solidFill>
              <a:schemeClr val="accent1"/>
            </a:solidFill>
            <a:ln>
              <a:noFill/>
            </a:ln>
            <a:effectLst/>
          </c:spPr>
          <c:invertIfNegative val="0"/>
          <c:errBars>
            <c:errBarType val="both"/>
            <c:errValType val="cust"/>
            <c:noEndCap val="0"/>
            <c:plus>
              <c:numRef>
                <c:f>(SUMMARY!$C$87,SUMMARY!$H$86,SUMMARY!$H$84,SUMMARY!$H$82,SUMMARY!$H$80)</c:f>
                <c:numCache>
                  <c:formatCode>General</c:formatCode>
                  <c:ptCount val="5"/>
                  <c:pt idx="0">
                    <c:v>0</c:v>
                  </c:pt>
                  <c:pt idx="1">
                    <c:v>1.0488618169764397</c:v>
                  </c:pt>
                  <c:pt idx="2">
                    <c:v>1.4293355099485912</c:v>
                  </c:pt>
                  <c:pt idx="3">
                    <c:v>1.1022703842524302</c:v>
                  </c:pt>
                  <c:pt idx="4">
                    <c:v>1.1226244760763568</c:v>
                  </c:pt>
                </c:numCache>
              </c:numRef>
            </c:plus>
            <c:minus>
              <c:numRef>
                <c:f>(SUMMARY!$C$87,SUMMARY!$H$86,SUMMARY!$H$84,SUMMARY!$H$82,SUMMARY!$H$80)</c:f>
                <c:numCache>
                  <c:formatCode>General</c:formatCode>
                  <c:ptCount val="5"/>
                  <c:pt idx="0">
                    <c:v>0</c:v>
                  </c:pt>
                  <c:pt idx="1">
                    <c:v>1.0488618169764397</c:v>
                  </c:pt>
                  <c:pt idx="2">
                    <c:v>1.4293355099485912</c:v>
                  </c:pt>
                  <c:pt idx="3">
                    <c:v>1.1022703842524302</c:v>
                  </c:pt>
                  <c:pt idx="4">
                    <c:v>1.1226244760763568</c:v>
                  </c:pt>
                </c:numCache>
              </c:numRef>
            </c:minus>
            <c:spPr>
              <a:noFill/>
              <a:ln w="9525" cap="flat" cmpd="sng" algn="ctr">
                <a:solidFill>
                  <a:schemeClr val="tx1">
                    <a:lumMod val="65000"/>
                    <a:lumOff val="35000"/>
                  </a:schemeClr>
                </a:solidFill>
                <a:round/>
              </a:ln>
              <a:effectLst/>
            </c:spPr>
          </c:errBars>
          <c:cat>
            <c:numRef>
              <c:f>(SUMMARY!$C$87,SUMMARY!$C$85,SUMMARY!$C$83,SUMMARY!$C$81,SUMMARY!$C$79)</c:f>
              <c:numCache>
                <c:formatCode>0</c:formatCode>
                <c:ptCount val="5"/>
                <c:pt idx="0">
                  <c:v>0</c:v>
                </c:pt>
                <c:pt idx="1">
                  <c:v>12.928710000000001</c:v>
                </c:pt>
                <c:pt idx="2">
                  <c:v>25.857420000000001</c:v>
                </c:pt>
                <c:pt idx="3">
                  <c:v>38.78613</c:v>
                </c:pt>
                <c:pt idx="4">
                  <c:v>51.714840000000002</c:v>
                </c:pt>
              </c:numCache>
            </c:numRef>
          </c:cat>
          <c:val>
            <c:numRef>
              <c:f>(SUMMARY!$G$88,SUMMARY!$G$86,SUMMARY!$G$84,SUMMARY!$G$82,SUMMARY!$G$80)</c:f>
              <c:numCache>
                <c:formatCode>General</c:formatCode>
                <c:ptCount val="5"/>
                <c:pt idx="0">
                  <c:v>10</c:v>
                </c:pt>
                <c:pt idx="1">
                  <c:v>6.17</c:v>
                </c:pt>
                <c:pt idx="2">
                  <c:v>4.8</c:v>
                </c:pt>
                <c:pt idx="3">
                  <c:v>3.7600000000000002</c:v>
                </c:pt>
                <c:pt idx="4">
                  <c:v>1.1500000000000001</c:v>
                </c:pt>
              </c:numCache>
            </c:numRef>
          </c:val>
          <c:extLst>
            <c:ext xmlns:c16="http://schemas.microsoft.com/office/drawing/2014/chart" uri="{C3380CC4-5D6E-409C-BE32-E72D297353CC}">
              <c16:uniqueId val="{00000000-4693-400E-B368-2BC63C637C5A}"/>
            </c:ext>
          </c:extLst>
        </c:ser>
        <c:ser>
          <c:idx val="1"/>
          <c:order val="1"/>
          <c:tx>
            <c:v>17 muscles</c:v>
          </c:tx>
          <c:spPr>
            <a:solidFill>
              <a:schemeClr val="accent2"/>
            </a:solidFill>
            <a:ln>
              <a:noFill/>
            </a:ln>
            <a:effectLst/>
          </c:spPr>
          <c:invertIfNegative val="0"/>
          <c:errBars>
            <c:errBarType val="both"/>
            <c:errValType val="cust"/>
            <c:noEndCap val="0"/>
            <c:plus>
              <c:numRef>
                <c:f>(SUMMARY!$C$87,SUMMARY!$H$85,SUMMARY!$H$83,SUMMARY!$H$81,SUMMARY!$H$79)</c:f>
                <c:numCache>
                  <c:formatCode>General</c:formatCode>
                  <c:ptCount val="5"/>
                  <c:pt idx="0">
                    <c:v>0</c:v>
                  </c:pt>
                  <c:pt idx="1">
                    <c:v>0.98640762365261503</c:v>
                  </c:pt>
                  <c:pt idx="2">
                    <c:v>1.3917614738165474</c:v>
                  </c:pt>
                  <c:pt idx="3">
                    <c:v>1.2461942063739515</c:v>
                  </c:pt>
                  <c:pt idx="4">
                    <c:v>1.5126136320951225</c:v>
                  </c:pt>
                </c:numCache>
              </c:numRef>
            </c:plus>
            <c:minus>
              <c:numRef>
                <c:f>(SUMMARY!$C$87,SUMMARY!$H$85,SUMMARY!$H$83,SUMMARY!$H$81,SUMMARY!$H$79)</c:f>
                <c:numCache>
                  <c:formatCode>General</c:formatCode>
                  <c:ptCount val="5"/>
                  <c:pt idx="0">
                    <c:v>0</c:v>
                  </c:pt>
                  <c:pt idx="1">
                    <c:v>0.98640762365261503</c:v>
                  </c:pt>
                  <c:pt idx="2">
                    <c:v>1.3917614738165474</c:v>
                  </c:pt>
                  <c:pt idx="3">
                    <c:v>1.2461942063739515</c:v>
                  </c:pt>
                  <c:pt idx="4">
                    <c:v>1.5126136320951225</c:v>
                  </c:pt>
                </c:numCache>
              </c:numRef>
            </c:minus>
            <c:spPr>
              <a:noFill/>
              <a:ln w="9525" cap="flat" cmpd="sng" algn="ctr">
                <a:solidFill>
                  <a:schemeClr val="tx1">
                    <a:lumMod val="65000"/>
                    <a:lumOff val="35000"/>
                  </a:schemeClr>
                </a:solidFill>
                <a:round/>
              </a:ln>
              <a:effectLst/>
            </c:spPr>
          </c:errBars>
          <c:cat>
            <c:numRef>
              <c:f>(SUMMARY!$C$87,SUMMARY!$C$85,SUMMARY!$C$83,SUMMARY!$C$81,SUMMARY!$C$79)</c:f>
              <c:numCache>
                <c:formatCode>0</c:formatCode>
                <c:ptCount val="5"/>
                <c:pt idx="0">
                  <c:v>0</c:v>
                </c:pt>
                <c:pt idx="1">
                  <c:v>12.928710000000001</c:v>
                </c:pt>
                <c:pt idx="2">
                  <c:v>25.857420000000001</c:v>
                </c:pt>
                <c:pt idx="3">
                  <c:v>38.78613</c:v>
                </c:pt>
                <c:pt idx="4">
                  <c:v>51.714840000000002</c:v>
                </c:pt>
              </c:numCache>
            </c:numRef>
          </c:cat>
          <c:val>
            <c:numRef>
              <c:f>(SUMMARY!$G$87,SUMMARY!$G$85,SUMMARY!$G$83,SUMMARY!$G$81,SUMMARY!$G$79)</c:f>
              <c:numCache>
                <c:formatCode>General</c:formatCode>
                <c:ptCount val="5"/>
                <c:pt idx="0">
                  <c:v>10</c:v>
                </c:pt>
                <c:pt idx="1">
                  <c:v>6.24</c:v>
                </c:pt>
                <c:pt idx="2">
                  <c:v>4.88</c:v>
                </c:pt>
                <c:pt idx="3">
                  <c:v>3.1399999999999997</c:v>
                </c:pt>
                <c:pt idx="4">
                  <c:v>1.6600000000000001</c:v>
                </c:pt>
              </c:numCache>
            </c:numRef>
          </c:val>
          <c:extLst>
            <c:ext xmlns:c16="http://schemas.microsoft.com/office/drawing/2014/chart" uri="{C3380CC4-5D6E-409C-BE32-E72D297353CC}">
              <c16:uniqueId val="{00000001-4693-400E-B368-2BC63C637C5A}"/>
            </c:ext>
          </c:extLst>
        </c:ser>
        <c:dLbls>
          <c:showLegendKey val="0"/>
          <c:showVal val="0"/>
          <c:showCatName val="0"/>
          <c:showSerName val="0"/>
          <c:showPercent val="0"/>
          <c:showBubbleSize val="0"/>
        </c:dLbls>
        <c:gapWidth val="182"/>
        <c:axId val="394947064"/>
        <c:axId val="394950016"/>
      </c:barChart>
      <c:catAx>
        <c:axId val="39494706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IAP [mmHg]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950016"/>
        <c:crosses val="autoZero"/>
        <c:auto val="1"/>
        <c:lblAlgn val="ctr"/>
        <c:lblOffset val="100"/>
        <c:noMultiLvlLbl val="0"/>
      </c:catAx>
      <c:valAx>
        <c:axId val="394950016"/>
        <c:scaling>
          <c:orientation val="minMax"/>
          <c:max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Displacement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947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IMP</c:v>
          </c:tx>
          <c:spPr>
            <a:solidFill>
              <a:srgbClr val="C00000"/>
            </a:solidFill>
            <a:ln>
              <a:noFill/>
            </a:ln>
            <a:effectLst/>
          </c:spPr>
          <c:invertIfNegative val="0"/>
          <c:val>
            <c:numRef>
              <c:f>(SUMMARY!$AN$248,SUMMARY!$AN$247,SUMMARY!$AN$246,SUMMARY!$AN$245,SUMMARY!$AN$244)</c:f>
              <c:numCache>
                <c:formatCode>General</c:formatCode>
                <c:ptCount val="5"/>
                <c:pt idx="0">
                  <c:v>258.57420000000002</c:v>
                </c:pt>
                <c:pt idx="1">
                  <c:v>301.66989999999998</c:v>
                </c:pt>
                <c:pt idx="2">
                  <c:v>344.76560000000001</c:v>
                </c:pt>
                <c:pt idx="3">
                  <c:v>387.86130000000003</c:v>
                </c:pt>
                <c:pt idx="4">
                  <c:v>430.95700000000005</c:v>
                </c:pt>
              </c:numCache>
            </c:numRef>
          </c:val>
          <c:extLst>
            <c:ext xmlns:c16="http://schemas.microsoft.com/office/drawing/2014/chart" uri="{C3380CC4-5D6E-409C-BE32-E72D297353CC}">
              <c16:uniqueId val="{00000000-A5D2-466D-B87B-59A3E49966F0}"/>
            </c:ext>
          </c:extLst>
        </c:ser>
        <c:ser>
          <c:idx val="1"/>
          <c:order val="1"/>
          <c:tx>
            <c:v>IAP</c:v>
          </c:tx>
          <c:spPr>
            <a:solidFill>
              <a:srgbClr val="7030A0"/>
            </a:solidFill>
            <a:ln>
              <a:noFill/>
            </a:ln>
            <a:effectLst/>
          </c:spPr>
          <c:invertIfNegative val="0"/>
          <c:val>
            <c:numRef>
              <c:f>(SUMMARY!$AK$248,SUMMARY!$AK$247,SUMMARY!$AK$246,SUMMARY!$AK$245,SUMMARY!$AK$244)</c:f>
              <c:numCache>
                <c:formatCode>General</c:formatCode>
                <c:ptCount val="5"/>
                <c:pt idx="0">
                  <c:v>51.714840000000002</c:v>
                </c:pt>
                <c:pt idx="1">
                  <c:v>38.78613</c:v>
                </c:pt>
                <c:pt idx="2">
                  <c:v>25.857420000000001</c:v>
                </c:pt>
                <c:pt idx="3">
                  <c:v>12.928710000000001</c:v>
                </c:pt>
                <c:pt idx="4">
                  <c:v>0</c:v>
                </c:pt>
              </c:numCache>
            </c:numRef>
          </c:val>
          <c:extLst>
            <c:ext xmlns:c16="http://schemas.microsoft.com/office/drawing/2014/chart" uri="{C3380CC4-5D6E-409C-BE32-E72D297353CC}">
              <c16:uniqueId val="{00000001-A5D2-466D-B87B-59A3E49966F0}"/>
            </c:ext>
          </c:extLst>
        </c:ser>
        <c:dLbls>
          <c:showLegendKey val="0"/>
          <c:showVal val="0"/>
          <c:showCatName val="0"/>
          <c:showSerName val="0"/>
          <c:showPercent val="0"/>
          <c:showBubbleSize val="0"/>
        </c:dLbls>
        <c:gapWidth val="219"/>
        <c:overlap val="-27"/>
        <c:axId val="584172704"/>
        <c:axId val="584178280"/>
      </c:barChart>
      <c:scatterChart>
        <c:scatterStyle val="lineMarker"/>
        <c:varyColors val="0"/>
        <c:ser>
          <c:idx val="2"/>
          <c:order val="2"/>
          <c:tx>
            <c:strRef>
              <c:f>SUMMARY!$AJ$251</c:f>
              <c:strCache>
                <c:ptCount val="1"/>
                <c:pt idx="0">
                  <c:v>For Broken Y Axis</c:v>
                </c:pt>
              </c:strCache>
            </c:strRef>
          </c:tx>
          <c:spPr>
            <a:ln w="28575" cap="rnd">
              <a:solidFill>
                <a:schemeClr val="tx1">
                  <a:lumMod val="50000"/>
                  <a:lumOff val="50000"/>
                </a:schemeClr>
              </a:solidFill>
              <a:round/>
            </a:ln>
            <a:effectLst/>
          </c:spPr>
          <c:marker>
            <c:symbol val="none"/>
          </c:marker>
          <c:dLbls>
            <c:dLbl>
              <c:idx val="3"/>
              <c:delete val="1"/>
              <c:extLst>
                <c:ext xmlns:c15="http://schemas.microsoft.com/office/drawing/2012/chart" uri="{CE6537A1-D6FC-4f65-9D91-7224C49458BB}"/>
                <c:ext xmlns:c16="http://schemas.microsoft.com/office/drawing/2014/chart" uri="{C3380CC4-5D6E-409C-BE32-E72D297353CC}">
                  <c16:uniqueId val="{00000002-A5D2-466D-B87B-59A3E49966F0}"/>
                </c:ext>
              </c:extLst>
            </c:dLbl>
            <c:dLbl>
              <c:idx val="4"/>
              <c:tx>
                <c:strRef>
                  <c:f>SUMMARY!$AJ$257</c:f>
                  <c:strCache>
                    <c:ptCount val="1"/>
                    <c:pt idx="0">
                      <c:v>1400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{1B228E90-A878-984A-B87D-B506848D9B9B}</c15:txfldGUID>
                      <c15:f>SUMMARY!$AJ$257</c15:f>
                      <c15:dlblFieldTableCache>
                        <c:ptCount val="1"/>
                        <c:pt idx="0">
                          <c:v>1400</c:v>
                        </c:pt>
                      </c15:dlblFieldTableCache>
                    </c15:dlblFTEntry>
                  </c15:dlblFieldTable>
                  <c15:showDataLabelsRange val="0"/>
                </c:ext>
                <c:ext xmlns:c16="http://schemas.microsoft.com/office/drawing/2014/chart" uri="{C3380CC4-5D6E-409C-BE32-E72D297353CC}">
                  <c16:uniqueId val="{00000003-A5D2-466D-B87B-59A3E49966F0}"/>
                </c:ext>
              </c:extLst>
            </c:dLbl>
            <c:dLbl>
              <c:idx val="5"/>
              <c:tx>
                <c:strRef>
                  <c:f>SUMMARY!$AJ$258</c:f>
                  <c:strCache>
                    <c:ptCount val="1"/>
                    <c:pt idx="0">
                      <c:v>1600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{86CCEC31-4393-D743-A971-B95D0DCAE8D3}</c15:txfldGUID>
                      <c15:f>SUMMARY!$AJ$258</c15:f>
                      <c15:dlblFieldTableCache>
                        <c:ptCount val="1"/>
                        <c:pt idx="0">
                          <c:v>1600</c:v>
                        </c:pt>
                      </c15:dlblFieldTableCache>
                    </c15:dlblFTEntry>
                  </c15:dlblFieldTable>
                  <c15:showDataLabelsRange val="0"/>
                </c:ext>
                <c:ext xmlns:c16="http://schemas.microsoft.com/office/drawing/2014/chart" uri="{C3380CC4-5D6E-409C-BE32-E72D297353CC}">
                  <c16:uniqueId val="{00000004-A5D2-466D-B87B-59A3E49966F0}"/>
                </c:ext>
              </c:extLst>
            </c:dLbl>
            <c:dLbl>
              <c:idx val="6"/>
              <c:tx>
                <c:strRef>
                  <c:f>SUMMARY!$AJ$259</c:f>
                  <c:strCache>
                    <c:ptCount val="1"/>
                    <c:pt idx="0">
                      <c:v>1800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{084A7442-8632-F54B-BC02-270BFDC20199}</c15:txfldGUID>
                      <c15:f>SUMMARY!$AJ$259</c15:f>
                      <c15:dlblFieldTableCache>
                        <c:ptCount val="1"/>
                        <c:pt idx="0">
                          <c:v>1800</c:v>
                        </c:pt>
                      </c15:dlblFieldTableCache>
                    </c15:dlblFTEntry>
                  </c15:dlblFieldTable>
                  <c15:showDataLabelsRange val="0"/>
                </c:ext>
                <c:ext xmlns:c16="http://schemas.microsoft.com/office/drawing/2014/chart" uri="{C3380CC4-5D6E-409C-BE32-E72D297353CC}">
                  <c16:uniqueId val="{00000005-A5D2-466D-B87B-59A3E49966F0}"/>
                </c:ext>
              </c:extLst>
            </c:dLbl>
            <c:dLbl>
              <c:idx val="7"/>
              <c:tx>
                <c:strRef>
                  <c:f>SUMMARY!$AJ$260</c:f>
                  <c:strCache>
                    <c:ptCount val="1"/>
                    <c:pt idx="0">
                      <c:v>2000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{255618B1-4C23-9D40-8796-7C3D5D7BEFF9}</c15:txfldGUID>
                      <c15:f>SUMMARY!$AJ$260</c15:f>
                      <c15:dlblFieldTableCache>
                        <c:ptCount val="1"/>
                        <c:pt idx="0">
                          <c:v>2000</c:v>
                        </c:pt>
                      </c15:dlblFieldTableCache>
                    </c15:dlblFTEntry>
                  </c15:dlblFieldTable>
                  <c15:showDataLabelsRange val="0"/>
                </c:ext>
                <c:ext xmlns:c16="http://schemas.microsoft.com/office/drawing/2014/chart" uri="{C3380CC4-5D6E-409C-BE32-E72D297353CC}">
                  <c16:uniqueId val="{00000006-A5D2-466D-B87B-59A3E49966F0}"/>
                </c:ext>
              </c:extLst>
            </c:dLbl>
            <c:dLbl>
              <c:idx val="8"/>
              <c:tx>
                <c:strRef>
                  <c:f>SUMMARY!$AJ$261</c:f>
                  <c:strCache>
                    <c:ptCount val="1"/>
                    <c:pt idx="0">
                      <c:v>2200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{5828BC19-7A03-1242-8ADF-47337CDF2A08}</c15:txfldGUID>
                      <c15:f>SUMMARY!$AJ$261</c15:f>
                      <c15:dlblFieldTableCache>
                        <c:ptCount val="1"/>
                        <c:pt idx="0">
                          <c:v>2200</c:v>
                        </c:pt>
                      </c15:dlblFieldTableCache>
                    </c15:dlblFTEntry>
                  </c15:dlblFieldTable>
                  <c15:showDataLabelsRange val="0"/>
                </c:ext>
                <c:ext xmlns:c16="http://schemas.microsoft.com/office/drawing/2014/chart" uri="{C3380CC4-5D6E-409C-BE32-E72D297353CC}">
                  <c16:uniqueId val="{00000007-A5D2-466D-B87B-59A3E49966F0}"/>
                </c:ext>
              </c:extLst>
            </c:dLbl>
            <c:dLbl>
              <c:idx val="9"/>
              <c:tx>
                <c:strRef>
                  <c:f>SUMMARY!$AJ$262</c:f>
                  <c:strCache>
                    <c:ptCount val="1"/>
                    <c:pt idx="0">
                      <c:v>2400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{BFC4A1C1-2C6B-DE4B-AB32-1A1DD280FB0F}</c15:txfldGUID>
                      <c15:f>SUMMARY!$AJ$262</c15:f>
                      <c15:dlblFieldTableCache>
                        <c:ptCount val="1"/>
                        <c:pt idx="0">
                          <c:v>2400</c:v>
                        </c:pt>
                      </c15:dlblFieldTableCache>
                    </c15:dlblFTEntry>
                  </c15:dlblFieldTable>
                  <c15:showDataLabelsRange val="0"/>
                </c:ext>
                <c:ext xmlns:c16="http://schemas.microsoft.com/office/drawing/2014/chart" uri="{C3380CC4-5D6E-409C-BE32-E72D297353CC}">
                  <c16:uniqueId val="{00000008-A5D2-466D-B87B-59A3E49966F0}"/>
                </c:ext>
              </c:extLst>
            </c:dLbl>
            <c:dLbl>
              <c:idx val="10"/>
              <c:tx>
                <c:strRef>
                  <c:f>SUMMARY!$AJ$263</c:f>
                  <c:strCache>
                    <c:ptCount val="1"/>
                    <c:pt idx="0">
                      <c:v>2600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{21C665A1-53E6-E94A-B85F-4C7CD1E9C31C}</c15:txfldGUID>
                      <c15:f>SUMMARY!$AJ$263</c15:f>
                      <c15:dlblFieldTableCache>
                        <c:ptCount val="1"/>
                        <c:pt idx="0">
                          <c:v>2600</c:v>
                        </c:pt>
                      </c15:dlblFieldTableCache>
                    </c15:dlblFTEntry>
                  </c15:dlblFieldTable>
                  <c15:showDataLabelsRange val="0"/>
                </c:ext>
                <c:ext xmlns:c16="http://schemas.microsoft.com/office/drawing/2014/chart" uri="{C3380CC4-5D6E-409C-BE32-E72D297353CC}">
                  <c16:uniqueId val="{00000009-A5D2-466D-B87B-59A3E49966F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SUMMARY!$AK$253:$AK$263</c:f>
              <c:numCache>
                <c:formatCode>General</c:formatCode>
                <c:ptCount val="11"/>
                <c:pt idx="0">
                  <c:v>0</c:v>
                </c:pt>
                <c:pt idx="1">
                  <c:v>0</c:v>
                </c:pt>
                <c:pt idx="2">
                  <c:v>0</c:v>
                </c:pt>
                <c:pt idx="3">
                  <c:v>0.25</c:v>
                </c:pt>
                <c:pt idx="4">
                  <c:v>0</c:v>
                </c:pt>
                <c:pt idx="5">
                  <c:v>0</c:v>
                </c:pt>
                <c:pt idx="6">
                  <c:v>0</c:v>
                </c:pt>
                <c:pt idx="7">
                  <c:v>0</c:v>
                </c:pt>
                <c:pt idx="8">
                  <c:v>0</c:v>
                </c:pt>
                <c:pt idx="9">
                  <c:v>0</c:v>
                </c:pt>
                <c:pt idx="10">
                  <c:v>0</c:v>
                </c:pt>
              </c:numCache>
            </c:numRef>
          </c:xVal>
          <c:yVal>
            <c:numRef>
              <c:f>SUMMARY!$AL$253:$AL$263</c:f>
              <c:numCache>
                <c:formatCode>General</c:formatCode>
                <c:ptCount val="11"/>
                <c:pt idx="0">
                  <c:v>0</c:v>
                </c:pt>
                <c:pt idx="1">
                  <c:v>50</c:v>
                </c:pt>
                <c:pt idx="2">
                  <c:v>100</c:v>
                </c:pt>
                <c:pt idx="3">
                  <c:v>125</c:v>
                </c:pt>
                <c:pt idx="4">
                  <c:v>150</c:v>
                </c:pt>
                <c:pt idx="5">
                  <c:v>200</c:v>
                </c:pt>
                <c:pt idx="6">
                  <c:v>250</c:v>
                </c:pt>
                <c:pt idx="7">
                  <c:v>300</c:v>
                </c:pt>
                <c:pt idx="8">
                  <c:v>350</c:v>
                </c:pt>
                <c:pt idx="9">
                  <c:v>400</c:v>
                </c:pt>
                <c:pt idx="10">
                  <c:v>450</c:v>
                </c:pt>
              </c:numCache>
            </c:numRef>
          </c:yVal>
          <c:smooth val="0"/>
          <c:extLst>
            <c:ext xmlns:c16="http://schemas.microsoft.com/office/drawing/2014/chart" uri="{C3380CC4-5D6E-409C-BE32-E72D297353CC}">
              <c16:uniqueId val="{0000000A-A5D2-466D-B87B-59A3E49966F0}"/>
            </c:ext>
          </c:extLst>
        </c:ser>
        <c:dLbls>
          <c:showLegendKey val="0"/>
          <c:showVal val="0"/>
          <c:showCatName val="0"/>
          <c:showSerName val="0"/>
          <c:showPercent val="0"/>
          <c:showBubbleSize val="0"/>
        </c:dLbls>
        <c:axId val="584172704"/>
        <c:axId val="584178280"/>
      </c:scatterChart>
      <c:catAx>
        <c:axId val="5841727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178280"/>
        <c:crosses val="autoZero"/>
        <c:auto val="1"/>
        <c:lblAlgn val="ctr"/>
        <c:lblOffset val="100"/>
        <c:noMultiLvlLbl val="0"/>
      </c:catAx>
      <c:valAx>
        <c:axId val="584178280"/>
        <c:scaling>
          <c:orientation val="minMax"/>
          <c:max val="450"/>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Presure</a:t>
                </a:r>
                <a:r>
                  <a:rPr lang="en-CA" baseline="0"/>
                  <a:t> [mmHg]</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5841727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4.5" Muscle: No Load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Sheet1!$B$5:$B$12</c:f>
              <c:numCache>
                <c:formatCode>General</c:formatCode>
                <c:ptCount val="8"/>
                <c:pt idx="0">
                  <c:v>0</c:v>
                </c:pt>
                <c:pt idx="1">
                  <c:v>0.5</c:v>
                </c:pt>
                <c:pt idx="2">
                  <c:v>0.9</c:v>
                </c:pt>
                <c:pt idx="3">
                  <c:v>1.2</c:v>
                </c:pt>
                <c:pt idx="4">
                  <c:v>1.5</c:v>
                </c:pt>
                <c:pt idx="5">
                  <c:v>1.7</c:v>
                </c:pt>
                <c:pt idx="6">
                  <c:v>1.9</c:v>
                </c:pt>
                <c:pt idx="7">
                  <c:v>2</c:v>
                </c:pt>
              </c:numCache>
            </c:numRef>
          </c:xVal>
          <c:yVal>
            <c:numRef>
              <c:f>Sheet1!$A$5:$A$12</c:f>
              <c:numCache>
                <c:formatCode>General</c:formatCode>
                <c:ptCount val="8"/>
                <c:pt idx="0">
                  <c:v>0</c:v>
                </c:pt>
                <c:pt idx="1">
                  <c:v>517</c:v>
                </c:pt>
                <c:pt idx="2">
                  <c:v>1034</c:v>
                </c:pt>
                <c:pt idx="3">
                  <c:v>1551</c:v>
                </c:pt>
                <c:pt idx="4">
                  <c:v>2068</c:v>
                </c:pt>
                <c:pt idx="5">
                  <c:v>2585</c:v>
                </c:pt>
                <c:pt idx="6">
                  <c:v>3102</c:v>
                </c:pt>
                <c:pt idx="7">
                  <c:v>3619</c:v>
                </c:pt>
              </c:numCache>
            </c:numRef>
          </c:yVal>
          <c:smooth val="1"/>
          <c:extLst>
            <c:ext xmlns:c16="http://schemas.microsoft.com/office/drawing/2014/chart" uri="{C3380CC4-5D6E-409C-BE32-E72D297353CC}">
              <c16:uniqueId val="{00000000-26FF-4A00-90AE-0E24146720F1}"/>
            </c:ext>
          </c:extLst>
        </c:ser>
        <c:ser>
          <c:idx val="1"/>
          <c:order val="1"/>
          <c:tx>
            <c:v>4.5" Muscle: 22 N Load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Sheet1!$E$5:$E$13</c:f>
              <c:numCache>
                <c:formatCode>General</c:formatCode>
                <c:ptCount val="9"/>
                <c:pt idx="0">
                  <c:v>-1</c:v>
                </c:pt>
                <c:pt idx="1">
                  <c:v>-0.5</c:v>
                </c:pt>
                <c:pt idx="2">
                  <c:v>-0.1</c:v>
                </c:pt>
                <c:pt idx="3">
                  <c:v>0.4</c:v>
                </c:pt>
                <c:pt idx="4">
                  <c:v>0.6</c:v>
                </c:pt>
                <c:pt idx="5">
                  <c:v>1</c:v>
                </c:pt>
                <c:pt idx="6">
                  <c:v>1.2</c:v>
                </c:pt>
                <c:pt idx="7">
                  <c:v>1.4</c:v>
                </c:pt>
                <c:pt idx="8">
                  <c:v>1.5</c:v>
                </c:pt>
              </c:numCache>
            </c:numRef>
          </c:xVal>
          <c:yVal>
            <c:numRef>
              <c:f>Sheet1!$D$5:$D$13</c:f>
              <c:numCache>
                <c:formatCode>General</c:formatCode>
                <c:ptCount val="9"/>
                <c:pt idx="0">
                  <c:v>0</c:v>
                </c:pt>
                <c:pt idx="1">
                  <c:v>517</c:v>
                </c:pt>
                <c:pt idx="2">
                  <c:v>1034</c:v>
                </c:pt>
                <c:pt idx="3">
                  <c:v>1551</c:v>
                </c:pt>
                <c:pt idx="4">
                  <c:v>2068</c:v>
                </c:pt>
                <c:pt idx="5">
                  <c:v>2585</c:v>
                </c:pt>
                <c:pt idx="6">
                  <c:v>3102</c:v>
                </c:pt>
                <c:pt idx="7">
                  <c:v>3619</c:v>
                </c:pt>
                <c:pt idx="8">
                  <c:v>4136</c:v>
                </c:pt>
              </c:numCache>
            </c:numRef>
          </c:yVal>
          <c:smooth val="1"/>
          <c:extLst>
            <c:ext xmlns:c16="http://schemas.microsoft.com/office/drawing/2014/chart" uri="{C3380CC4-5D6E-409C-BE32-E72D297353CC}">
              <c16:uniqueId val="{00000001-26FF-4A00-90AE-0E24146720F1}"/>
            </c:ext>
          </c:extLst>
        </c:ser>
        <c:ser>
          <c:idx val="2"/>
          <c:order val="2"/>
          <c:tx>
            <c:v>5" Muscle: No Load</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Sheet1!$G$5:$G$12</c:f>
              <c:numCache>
                <c:formatCode>General</c:formatCode>
                <c:ptCount val="8"/>
                <c:pt idx="0">
                  <c:v>0</c:v>
                </c:pt>
                <c:pt idx="1">
                  <c:v>1</c:v>
                </c:pt>
                <c:pt idx="2">
                  <c:v>1.5</c:v>
                </c:pt>
                <c:pt idx="3">
                  <c:v>2</c:v>
                </c:pt>
                <c:pt idx="4">
                  <c:v>2.1</c:v>
                </c:pt>
                <c:pt idx="5">
                  <c:v>2.4</c:v>
                </c:pt>
                <c:pt idx="6">
                  <c:v>2.5</c:v>
                </c:pt>
                <c:pt idx="7">
                  <c:v>2.8</c:v>
                </c:pt>
              </c:numCache>
            </c:numRef>
          </c:xVal>
          <c:yVal>
            <c:numRef>
              <c:f>Sheet1!$F$5:$F$12</c:f>
              <c:numCache>
                <c:formatCode>General</c:formatCode>
                <c:ptCount val="8"/>
                <c:pt idx="0">
                  <c:v>0</c:v>
                </c:pt>
                <c:pt idx="1">
                  <c:v>517</c:v>
                </c:pt>
                <c:pt idx="2">
                  <c:v>1034</c:v>
                </c:pt>
                <c:pt idx="3">
                  <c:v>1551</c:v>
                </c:pt>
                <c:pt idx="4">
                  <c:v>2068</c:v>
                </c:pt>
                <c:pt idx="5">
                  <c:v>2585</c:v>
                </c:pt>
                <c:pt idx="6">
                  <c:v>3102</c:v>
                </c:pt>
                <c:pt idx="7">
                  <c:v>3619</c:v>
                </c:pt>
              </c:numCache>
            </c:numRef>
          </c:yVal>
          <c:smooth val="1"/>
          <c:extLst>
            <c:ext xmlns:c16="http://schemas.microsoft.com/office/drawing/2014/chart" uri="{C3380CC4-5D6E-409C-BE32-E72D297353CC}">
              <c16:uniqueId val="{00000002-26FF-4A00-90AE-0E24146720F1}"/>
            </c:ext>
          </c:extLst>
        </c:ser>
        <c:ser>
          <c:idx val="3"/>
          <c:order val="3"/>
          <c:tx>
            <c:v>5" Muscle: 22 N Load</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Sheet1!$J$5:$J$13</c:f>
              <c:numCache>
                <c:formatCode>General</c:formatCode>
                <c:ptCount val="9"/>
                <c:pt idx="0">
                  <c:v>-0.8</c:v>
                </c:pt>
                <c:pt idx="1">
                  <c:v>-0.5</c:v>
                </c:pt>
                <c:pt idx="2">
                  <c:v>0</c:v>
                </c:pt>
                <c:pt idx="3">
                  <c:v>0.3</c:v>
                </c:pt>
                <c:pt idx="4">
                  <c:v>0.8</c:v>
                </c:pt>
                <c:pt idx="5">
                  <c:v>1.1000000000000001</c:v>
                </c:pt>
                <c:pt idx="6">
                  <c:v>1.2</c:v>
                </c:pt>
                <c:pt idx="7">
                  <c:v>1.3</c:v>
                </c:pt>
                <c:pt idx="8">
                  <c:v>1.4</c:v>
                </c:pt>
              </c:numCache>
            </c:numRef>
          </c:xVal>
          <c:yVal>
            <c:numRef>
              <c:f>Sheet1!$I$5:$I$13</c:f>
              <c:numCache>
                <c:formatCode>General</c:formatCode>
                <c:ptCount val="9"/>
                <c:pt idx="0">
                  <c:v>0</c:v>
                </c:pt>
                <c:pt idx="1">
                  <c:v>517</c:v>
                </c:pt>
                <c:pt idx="2">
                  <c:v>1034</c:v>
                </c:pt>
                <c:pt idx="3">
                  <c:v>1551</c:v>
                </c:pt>
                <c:pt idx="4">
                  <c:v>2068</c:v>
                </c:pt>
                <c:pt idx="5">
                  <c:v>2585</c:v>
                </c:pt>
                <c:pt idx="6">
                  <c:v>3102</c:v>
                </c:pt>
                <c:pt idx="7">
                  <c:v>3619</c:v>
                </c:pt>
                <c:pt idx="8">
                  <c:v>4136</c:v>
                </c:pt>
              </c:numCache>
            </c:numRef>
          </c:yVal>
          <c:smooth val="1"/>
          <c:extLst>
            <c:ext xmlns:c16="http://schemas.microsoft.com/office/drawing/2014/chart" uri="{C3380CC4-5D6E-409C-BE32-E72D297353CC}">
              <c16:uniqueId val="{00000003-26FF-4A00-90AE-0E24146720F1}"/>
            </c:ext>
          </c:extLst>
        </c:ser>
        <c:ser>
          <c:idx val="4"/>
          <c:order val="4"/>
          <c:tx>
            <c:v>8" Muscle: No Load</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Sheet1!$L$5:$L$13</c:f>
              <c:numCache>
                <c:formatCode>General</c:formatCode>
                <c:ptCount val="9"/>
                <c:pt idx="0">
                  <c:v>0</c:v>
                </c:pt>
                <c:pt idx="1">
                  <c:v>0.5</c:v>
                </c:pt>
                <c:pt idx="2">
                  <c:v>1</c:v>
                </c:pt>
                <c:pt idx="3">
                  <c:v>1.7</c:v>
                </c:pt>
                <c:pt idx="4">
                  <c:v>2.4</c:v>
                </c:pt>
                <c:pt idx="5">
                  <c:v>3</c:v>
                </c:pt>
                <c:pt idx="6">
                  <c:v>3.5</c:v>
                </c:pt>
                <c:pt idx="7">
                  <c:v>4</c:v>
                </c:pt>
                <c:pt idx="8">
                  <c:v>4.2</c:v>
                </c:pt>
              </c:numCache>
            </c:numRef>
          </c:xVal>
          <c:yVal>
            <c:numRef>
              <c:f>Sheet1!$K$5:$K$13</c:f>
              <c:numCache>
                <c:formatCode>General</c:formatCode>
                <c:ptCount val="9"/>
                <c:pt idx="0">
                  <c:v>0</c:v>
                </c:pt>
                <c:pt idx="1">
                  <c:v>517</c:v>
                </c:pt>
                <c:pt idx="2">
                  <c:v>1034</c:v>
                </c:pt>
                <c:pt idx="3">
                  <c:v>1551</c:v>
                </c:pt>
                <c:pt idx="4">
                  <c:v>2068</c:v>
                </c:pt>
                <c:pt idx="5">
                  <c:v>2585</c:v>
                </c:pt>
                <c:pt idx="6">
                  <c:v>3102</c:v>
                </c:pt>
                <c:pt idx="7">
                  <c:v>3619</c:v>
                </c:pt>
                <c:pt idx="8">
                  <c:v>4136</c:v>
                </c:pt>
              </c:numCache>
            </c:numRef>
          </c:yVal>
          <c:smooth val="1"/>
          <c:extLst>
            <c:ext xmlns:c16="http://schemas.microsoft.com/office/drawing/2014/chart" uri="{C3380CC4-5D6E-409C-BE32-E72D297353CC}">
              <c16:uniqueId val="{00000004-26FF-4A00-90AE-0E24146720F1}"/>
            </c:ext>
          </c:extLst>
        </c:ser>
        <c:ser>
          <c:idx val="5"/>
          <c:order val="5"/>
          <c:tx>
            <c:v>8" Muscle: 22 N Load</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Sheet1!$O$5:$O$13</c:f>
              <c:numCache>
                <c:formatCode>General</c:formatCode>
                <c:ptCount val="9"/>
                <c:pt idx="0">
                  <c:v>-1.5</c:v>
                </c:pt>
                <c:pt idx="1">
                  <c:v>-0.6</c:v>
                </c:pt>
                <c:pt idx="2">
                  <c:v>0.1</c:v>
                </c:pt>
                <c:pt idx="3">
                  <c:v>0.9</c:v>
                </c:pt>
                <c:pt idx="4">
                  <c:v>1.8</c:v>
                </c:pt>
                <c:pt idx="5">
                  <c:v>2.1</c:v>
                </c:pt>
                <c:pt idx="6">
                  <c:v>2.2999999999999998</c:v>
                </c:pt>
                <c:pt idx="7">
                  <c:v>2.5</c:v>
                </c:pt>
                <c:pt idx="8">
                  <c:v>2.7</c:v>
                </c:pt>
              </c:numCache>
            </c:numRef>
          </c:xVal>
          <c:yVal>
            <c:numRef>
              <c:f>Sheet1!$N$5:$N$13</c:f>
              <c:numCache>
                <c:formatCode>General</c:formatCode>
                <c:ptCount val="9"/>
                <c:pt idx="0">
                  <c:v>0</c:v>
                </c:pt>
                <c:pt idx="1">
                  <c:v>517</c:v>
                </c:pt>
                <c:pt idx="2">
                  <c:v>1034</c:v>
                </c:pt>
                <c:pt idx="3">
                  <c:v>1551</c:v>
                </c:pt>
                <c:pt idx="4">
                  <c:v>2068</c:v>
                </c:pt>
                <c:pt idx="5">
                  <c:v>2585</c:v>
                </c:pt>
                <c:pt idx="6">
                  <c:v>3102</c:v>
                </c:pt>
                <c:pt idx="7">
                  <c:v>3619</c:v>
                </c:pt>
                <c:pt idx="8">
                  <c:v>4136</c:v>
                </c:pt>
              </c:numCache>
            </c:numRef>
          </c:yVal>
          <c:smooth val="1"/>
          <c:extLst>
            <c:ext xmlns:c16="http://schemas.microsoft.com/office/drawing/2014/chart" uri="{C3380CC4-5D6E-409C-BE32-E72D297353CC}">
              <c16:uniqueId val="{00000005-26FF-4A00-90AE-0E24146720F1}"/>
            </c:ext>
          </c:extLst>
        </c:ser>
        <c:ser>
          <c:idx val="6"/>
          <c:order val="6"/>
          <c:tx>
            <c:v>11.5" Muscle: No Load</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Sheet1!$Q$5:$Q$12</c:f>
              <c:numCache>
                <c:formatCode>General</c:formatCode>
                <c:ptCount val="8"/>
                <c:pt idx="0">
                  <c:v>0</c:v>
                </c:pt>
                <c:pt idx="1">
                  <c:v>1</c:v>
                </c:pt>
                <c:pt idx="2">
                  <c:v>1.8</c:v>
                </c:pt>
                <c:pt idx="3">
                  <c:v>2.8</c:v>
                </c:pt>
                <c:pt idx="4">
                  <c:v>3.5</c:v>
                </c:pt>
                <c:pt idx="5">
                  <c:v>4.4000000000000004</c:v>
                </c:pt>
                <c:pt idx="6">
                  <c:v>5.0999999999999996</c:v>
                </c:pt>
                <c:pt idx="7">
                  <c:v>5.5</c:v>
                </c:pt>
              </c:numCache>
            </c:numRef>
          </c:xVal>
          <c:yVal>
            <c:numRef>
              <c:f>Sheet1!$P$5:$P$12</c:f>
              <c:numCache>
                <c:formatCode>General</c:formatCode>
                <c:ptCount val="8"/>
                <c:pt idx="0">
                  <c:v>0</c:v>
                </c:pt>
                <c:pt idx="1">
                  <c:v>517</c:v>
                </c:pt>
                <c:pt idx="2">
                  <c:v>1034</c:v>
                </c:pt>
                <c:pt idx="3">
                  <c:v>1551</c:v>
                </c:pt>
                <c:pt idx="4">
                  <c:v>2068</c:v>
                </c:pt>
                <c:pt idx="5">
                  <c:v>2585</c:v>
                </c:pt>
                <c:pt idx="6">
                  <c:v>3102</c:v>
                </c:pt>
                <c:pt idx="7">
                  <c:v>3619</c:v>
                </c:pt>
              </c:numCache>
            </c:numRef>
          </c:yVal>
          <c:smooth val="1"/>
          <c:extLst>
            <c:ext xmlns:c16="http://schemas.microsoft.com/office/drawing/2014/chart" uri="{C3380CC4-5D6E-409C-BE32-E72D297353CC}">
              <c16:uniqueId val="{00000006-26FF-4A00-90AE-0E24146720F1}"/>
            </c:ext>
          </c:extLst>
        </c:ser>
        <c:ser>
          <c:idx val="7"/>
          <c:order val="7"/>
          <c:tx>
            <c:v>11.5" Muscle: 22 N Load</c:v>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Sheet1!$T$5:$T$12</c:f>
              <c:numCache>
                <c:formatCode>General</c:formatCode>
                <c:ptCount val="8"/>
                <c:pt idx="0">
                  <c:v>-2.1</c:v>
                </c:pt>
                <c:pt idx="1">
                  <c:v>-0.6</c:v>
                </c:pt>
                <c:pt idx="2">
                  <c:v>0</c:v>
                </c:pt>
                <c:pt idx="3">
                  <c:v>1.5</c:v>
                </c:pt>
                <c:pt idx="4">
                  <c:v>2.5</c:v>
                </c:pt>
                <c:pt idx="5">
                  <c:v>3</c:v>
                </c:pt>
                <c:pt idx="6">
                  <c:v>3.5</c:v>
                </c:pt>
                <c:pt idx="7">
                  <c:v>3.9</c:v>
                </c:pt>
              </c:numCache>
            </c:numRef>
          </c:xVal>
          <c:yVal>
            <c:numRef>
              <c:f>Sheet1!$S$5:$S$12</c:f>
              <c:numCache>
                <c:formatCode>General</c:formatCode>
                <c:ptCount val="8"/>
                <c:pt idx="0">
                  <c:v>0</c:v>
                </c:pt>
                <c:pt idx="1">
                  <c:v>517</c:v>
                </c:pt>
                <c:pt idx="2">
                  <c:v>1034</c:v>
                </c:pt>
                <c:pt idx="3">
                  <c:v>1551</c:v>
                </c:pt>
                <c:pt idx="4">
                  <c:v>2068</c:v>
                </c:pt>
                <c:pt idx="5">
                  <c:v>2585</c:v>
                </c:pt>
                <c:pt idx="6">
                  <c:v>3102</c:v>
                </c:pt>
                <c:pt idx="7">
                  <c:v>3619</c:v>
                </c:pt>
              </c:numCache>
            </c:numRef>
          </c:yVal>
          <c:smooth val="1"/>
          <c:extLst>
            <c:ext xmlns:c16="http://schemas.microsoft.com/office/drawing/2014/chart" uri="{C3380CC4-5D6E-409C-BE32-E72D297353CC}">
              <c16:uniqueId val="{00000007-26FF-4A00-90AE-0E24146720F1}"/>
            </c:ext>
          </c:extLst>
        </c:ser>
        <c:dLbls>
          <c:showLegendKey val="0"/>
          <c:showVal val="0"/>
          <c:showCatName val="0"/>
          <c:showSerName val="0"/>
          <c:showPercent val="0"/>
          <c:showBubbleSize val="0"/>
        </c:dLbls>
        <c:axId val="490749512"/>
        <c:axId val="490751808"/>
      </c:scatterChart>
      <c:valAx>
        <c:axId val="490749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Deformation</a:t>
                </a:r>
                <a:r>
                  <a:rPr lang="en-CA" baseline="0"/>
                  <a:t> [cm]: + = Contration, - = Extension</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751808"/>
        <c:crosses val="autoZero"/>
        <c:crossBetween val="midCat"/>
      </c:valAx>
      <c:valAx>
        <c:axId val="490751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Pressure Developed in</a:t>
                </a:r>
                <a:r>
                  <a:rPr lang="en-CA" baseline="0"/>
                  <a:t> the Muscle [mmHg]</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749512"/>
        <c:crossesAt val="-6"/>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v>12 muscles</c:v>
          </c:tx>
          <c:spPr>
            <a:solidFill>
              <a:schemeClr val="accent1"/>
            </a:solidFill>
            <a:ln>
              <a:noFill/>
            </a:ln>
            <a:effectLst/>
          </c:spPr>
          <c:invertIfNegative val="0"/>
          <c:errBars>
            <c:errBarType val="both"/>
            <c:errValType val="cust"/>
            <c:noEndCap val="0"/>
            <c:plus>
              <c:numRef>
                <c:f>(SUMMARY!$C$87,SUMMARY!$H$86,SUMMARY!$H$84,SUMMARY!$H$82,SUMMARY!$H$80)</c:f>
                <c:numCache>
                  <c:formatCode>General</c:formatCode>
                  <c:ptCount val="5"/>
                  <c:pt idx="0">
                    <c:v>0</c:v>
                  </c:pt>
                  <c:pt idx="1">
                    <c:v>1.0488618169764397</c:v>
                  </c:pt>
                  <c:pt idx="2">
                    <c:v>1.4293355099485912</c:v>
                  </c:pt>
                  <c:pt idx="3">
                    <c:v>1.1022703842524302</c:v>
                  </c:pt>
                  <c:pt idx="4">
                    <c:v>1.1226244760763568</c:v>
                  </c:pt>
                </c:numCache>
              </c:numRef>
            </c:plus>
            <c:minus>
              <c:numRef>
                <c:f>(SUMMARY!$C$87,SUMMARY!$H$86,SUMMARY!$H$84,SUMMARY!$H$82,SUMMARY!$H$80)</c:f>
                <c:numCache>
                  <c:formatCode>General</c:formatCode>
                  <c:ptCount val="5"/>
                  <c:pt idx="0">
                    <c:v>0</c:v>
                  </c:pt>
                  <c:pt idx="1">
                    <c:v>1.0488618169764397</c:v>
                  </c:pt>
                  <c:pt idx="2">
                    <c:v>1.4293355099485912</c:v>
                  </c:pt>
                  <c:pt idx="3">
                    <c:v>1.1022703842524302</c:v>
                  </c:pt>
                  <c:pt idx="4">
                    <c:v>1.1226244760763568</c:v>
                  </c:pt>
                </c:numCache>
              </c:numRef>
            </c:minus>
            <c:spPr>
              <a:noFill/>
              <a:ln w="9525" cap="flat" cmpd="sng" algn="ctr">
                <a:solidFill>
                  <a:schemeClr val="tx1">
                    <a:lumMod val="65000"/>
                    <a:lumOff val="35000"/>
                  </a:schemeClr>
                </a:solidFill>
                <a:round/>
              </a:ln>
              <a:effectLst/>
            </c:spPr>
          </c:errBars>
          <c:cat>
            <c:numRef>
              <c:f>(SUMMARY!$C$87,SUMMARY!$C$85,SUMMARY!$C$83,SUMMARY!$C$81,SUMMARY!$C$79)</c:f>
              <c:numCache>
                <c:formatCode>0</c:formatCode>
                <c:ptCount val="5"/>
                <c:pt idx="0">
                  <c:v>0</c:v>
                </c:pt>
                <c:pt idx="1">
                  <c:v>12.928710000000001</c:v>
                </c:pt>
                <c:pt idx="2">
                  <c:v>25.857420000000001</c:v>
                </c:pt>
                <c:pt idx="3">
                  <c:v>38.78613</c:v>
                </c:pt>
                <c:pt idx="4">
                  <c:v>51.714840000000002</c:v>
                </c:pt>
              </c:numCache>
            </c:numRef>
          </c:cat>
          <c:val>
            <c:numRef>
              <c:f>(SUMMARY!$G$88,SUMMARY!$G$86,SUMMARY!$G$84,SUMMARY!$G$82,SUMMARY!$G$80)</c:f>
              <c:numCache>
                <c:formatCode>General</c:formatCode>
                <c:ptCount val="5"/>
                <c:pt idx="0">
                  <c:v>10</c:v>
                </c:pt>
                <c:pt idx="1">
                  <c:v>6.17</c:v>
                </c:pt>
                <c:pt idx="2">
                  <c:v>4.8</c:v>
                </c:pt>
                <c:pt idx="3">
                  <c:v>3.7600000000000002</c:v>
                </c:pt>
                <c:pt idx="4">
                  <c:v>1.1500000000000001</c:v>
                </c:pt>
              </c:numCache>
            </c:numRef>
          </c:val>
          <c:extLst>
            <c:ext xmlns:c16="http://schemas.microsoft.com/office/drawing/2014/chart" uri="{C3380CC4-5D6E-409C-BE32-E72D297353CC}">
              <c16:uniqueId val="{00000000-D8A3-4D47-A226-8E94781DEBBA}"/>
            </c:ext>
          </c:extLst>
        </c:ser>
        <c:ser>
          <c:idx val="1"/>
          <c:order val="1"/>
          <c:tx>
            <c:v>17 muscles</c:v>
          </c:tx>
          <c:spPr>
            <a:solidFill>
              <a:schemeClr val="accent2"/>
            </a:solidFill>
            <a:ln>
              <a:noFill/>
            </a:ln>
            <a:effectLst/>
          </c:spPr>
          <c:invertIfNegative val="0"/>
          <c:errBars>
            <c:errBarType val="both"/>
            <c:errValType val="cust"/>
            <c:noEndCap val="0"/>
            <c:plus>
              <c:numRef>
                <c:f>(SUMMARY!$C$87,SUMMARY!$H$85,SUMMARY!$H$83,SUMMARY!$H$81,SUMMARY!$H$79)</c:f>
                <c:numCache>
                  <c:formatCode>General</c:formatCode>
                  <c:ptCount val="5"/>
                  <c:pt idx="0">
                    <c:v>0</c:v>
                  </c:pt>
                  <c:pt idx="1">
                    <c:v>0.98640762365261503</c:v>
                  </c:pt>
                  <c:pt idx="2">
                    <c:v>1.3917614738165474</c:v>
                  </c:pt>
                  <c:pt idx="3">
                    <c:v>1.2461942063739515</c:v>
                  </c:pt>
                  <c:pt idx="4">
                    <c:v>1.5126136320951225</c:v>
                  </c:pt>
                </c:numCache>
              </c:numRef>
            </c:plus>
            <c:minus>
              <c:numRef>
                <c:f>(SUMMARY!$C$87,SUMMARY!$H$85,SUMMARY!$H$83,SUMMARY!$H$81,SUMMARY!$H$79)</c:f>
                <c:numCache>
                  <c:formatCode>General</c:formatCode>
                  <c:ptCount val="5"/>
                  <c:pt idx="0">
                    <c:v>0</c:v>
                  </c:pt>
                  <c:pt idx="1">
                    <c:v>0.98640762365261503</c:v>
                  </c:pt>
                  <c:pt idx="2">
                    <c:v>1.3917614738165474</c:v>
                  </c:pt>
                  <c:pt idx="3">
                    <c:v>1.2461942063739515</c:v>
                  </c:pt>
                  <c:pt idx="4">
                    <c:v>1.5126136320951225</c:v>
                  </c:pt>
                </c:numCache>
              </c:numRef>
            </c:minus>
            <c:spPr>
              <a:noFill/>
              <a:ln w="9525" cap="flat" cmpd="sng" algn="ctr">
                <a:solidFill>
                  <a:schemeClr val="tx1">
                    <a:lumMod val="65000"/>
                    <a:lumOff val="35000"/>
                  </a:schemeClr>
                </a:solidFill>
                <a:round/>
              </a:ln>
              <a:effectLst/>
            </c:spPr>
          </c:errBars>
          <c:cat>
            <c:numRef>
              <c:f>(SUMMARY!$C$87,SUMMARY!$C$85,SUMMARY!$C$83,SUMMARY!$C$81,SUMMARY!$C$79)</c:f>
              <c:numCache>
                <c:formatCode>0</c:formatCode>
                <c:ptCount val="5"/>
                <c:pt idx="0">
                  <c:v>0</c:v>
                </c:pt>
                <c:pt idx="1">
                  <c:v>12.928710000000001</c:v>
                </c:pt>
                <c:pt idx="2">
                  <c:v>25.857420000000001</c:v>
                </c:pt>
                <c:pt idx="3">
                  <c:v>38.78613</c:v>
                </c:pt>
                <c:pt idx="4">
                  <c:v>51.714840000000002</c:v>
                </c:pt>
              </c:numCache>
            </c:numRef>
          </c:cat>
          <c:val>
            <c:numRef>
              <c:f>(SUMMARY!$G$87,SUMMARY!$G$85,SUMMARY!$G$83,SUMMARY!$G$81,SUMMARY!$G$79)</c:f>
              <c:numCache>
                <c:formatCode>General</c:formatCode>
                <c:ptCount val="5"/>
                <c:pt idx="0">
                  <c:v>10</c:v>
                </c:pt>
                <c:pt idx="1">
                  <c:v>6.24</c:v>
                </c:pt>
                <c:pt idx="2">
                  <c:v>4.88</c:v>
                </c:pt>
                <c:pt idx="3">
                  <c:v>3.1399999999999997</c:v>
                </c:pt>
                <c:pt idx="4">
                  <c:v>1.6600000000000001</c:v>
                </c:pt>
              </c:numCache>
            </c:numRef>
          </c:val>
          <c:extLst>
            <c:ext xmlns:c16="http://schemas.microsoft.com/office/drawing/2014/chart" uri="{C3380CC4-5D6E-409C-BE32-E72D297353CC}">
              <c16:uniqueId val="{00000001-D8A3-4D47-A226-8E94781DEBBA}"/>
            </c:ext>
          </c:extLst>
        </c:ser>
        <c:dLbls>
          <c:showLegendKey val="0"/>
          <c:showVal val="0"/>
          <c:showCatName val="0"/>
          <c:showSerName val="0"/>
          <c:showPercent val="0"/>
          <c:showBubbleSize val="0"/>
        </c:dLbls>
        <c:gapWidth val="182"/>
        <c:axId val="394947064"/>
        <c:axId val="394950016"/>
      </c:barChart>
      <c:catAx>
        <c:axId val="39494706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IAP [mmHg]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950016"/>
        <c:crosses val="autoZero"/>
        <c:auto val="1"/>
        <c:lblAlgn val="ctr"/>
        <c:lblOffset val="100"/>
        <c:noMultiLvlLbl val="0"/>
      </c:catAx>
      <c:valAx>
        <c:axId val="394950016"/>
        <c:scaling>
          <c:orientation val="minMax"/>
          <c:max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Displacement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947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IMP</c:v>
          </c:tx>
          <c:spPr>
            <a:solidFill>
              <a:srgbClr val="C00000"/>
            </a:solidFill>
            <a:ln>
              <a:noFill/>
            </a:ln>
            <a:effectLst/>
          </c:spPr>
          <c:invertIfNegative val="0"/>
          <c:val>
            <c:numRef>
              <c:f>(SUMMARY!$AN$248,SUMMARY!$AN$247,SUMMARY!$AN$246,SUMMARY!$AN$245,SUMMARY!$AN$244)</c:f>
              <c:numCache>
                <c:formatCode>General</c:formatCode>
                <c:ptCount val="5"/>
                <c:pt idx="0">
                  <c:v>258.57420000000002</c:v>
                </c:pt>
                <c:pt idx="1">
                  <c:v>301.66989999999998</c:v>
                </c:pt>
                <c:pt idx="2">
                  <c:v>344.76560000000001</c:v>
                </c:pt>
                <c:pt idx="3">
                  <c:v>387.86130000000003</c:v>
                </c:pt>
                <c:pt idx="4">
                  <c:v>430.95700000000005</c:v>
                </c:pt>
              </c:numCache>
            </c:numRef>
          </c:val>
          <c:extLst>
            <c:ext xmlns:c16="http://schemas.microsoft.com/office/drawing/2014/chart" uri="{C3380CC4-5D6E-409C-BE32-E72D297353CC}">
              <c16:uniqueId val="{00000000-854A-4F6E-B7E5-715E70C63D94}"/>
            </c:ext>
          </c:extLst>
        </c:ser>
        <c:ser>
          <c:idx val="1"/>
          <c:order val="1"/>
          <c:tx>
            <c:v>IAP</c:v>
          </c:tx>
          <c:spPr>
            <a:solidFill>
              <a:srgbClr val="7030A0"/>
            </a:solidFill>
            <a:ln>
              <a:noFill/>
            </a:ln>
            <a:effectLst/>
          </c:spPr>
          <c:invertIfNegative val="0"/>
          <c:val>
            <c:numRef>
              <c:f>(SUMMARY!$AK$248,SUMMARY!$AK$247,SUMMARY!$AK$246,SUMMARY!$AK$245,SUMMARY!$AK$244)</c:f>
              <c:numCache>
                <c:formatCode>General</c:formatCode>
                <c:ptCount val="5"/>
                <c:pt idx="0">
                  <c:v>51.714840000000002</c:v>
                </c:pt>
                <c:pt idx="1">
                  <c:v>38.78613</c:v>
                </c:pt>
                <c:pt idx="2">
                  <c:v>25.857420000000001</c:v>
                </c:pt>
                <c:pt idx="3">
                  <c:v>12.928710000000001</c:v>
                </c:pt>
                <c:pt idx="4">
                  <c:v>0</c:v>
                </c:pt>
              </c:numCache>
            </c:numRef>
          </c:val>
          <c:extLst>
            <c:ext xmlns:c16="http://schemas.microsoft.com/office/drawing/2014/chart" uri="{C3380CC4-5D6E-409C-BE32-E72D297353CC}">
              <c16:uniqueId val="{00000001-854A-4F6E-B7E5-715E70C63D94}"/>
            </c:ext>
          </c:extLst>
        </c:ser>
        <c:dLbls>
          <c:showLegendKey val="0"/>
          <c:showVal val="0"/>
          <c:showCatName val="0"/>
          <c:showSerName val="0"/>
          <c:showPercent val="0"/>
          <c:showBubbleSize val="0"/>
        </c:dLbls>
        <c:gapWidth val="219"/>
        <c:overlap val="-27"/>
        <c:axId val="584172704"/>
        <c:axId val="584178280"/>
      </c:barChart>
      <c:scatterChart>
        <c:scatterStyle val="lineMarker"/>
        <c:varyColors val="0"/>
        <c:ser>
          <c:idx val="2"/>
          <c:order val="2"/>
          <c:tx>
            <c:strRef>
              <c:f>SUMMARY!$AJ$251</c:f>
              <c:strCache>
                <c:ptCount val="1"/>
                <c:pt idx="0">
                  <c:v>For Broken Y Axis</c:v>
                </c:pt>
              </c:strCache>
            </c:strRef>
          </c:tx>
          <c:spPr>
            <a:ln w="28575" cap="rnd">
              <a:solidFill>
                <a:schemeClr val="tx1">
                  <a:lumMod val="50000"/>
                  <a:lumOff val="50000"/>
                </a:schemeClr>
              </a:solidFill>
              <a:round/>
            </a:ln>
            <a:effectLst/>
          </c:spPr>
          <c:marker>
            <c:symbol val="none"/>
          </c:marker>
          <c:dLbls>
            <c:dLbl>
              <c:idx val="3"/>
              <c:delete val="1"/>
              <c:extLst>
                <c:ext xmlns:c15="http://schemas.microsoft.com/office/drawing/2012/chart" uri="{CE6537A1-D6FC-4f65-9D91-7224C49458BB}"/>
                <c:ext xmlns:c16="http://schemas.microsoft.com/office/drawing/2014/chart" uri="{C3380CC4-5D6E-409C-BE32-E72D297353CC}">
                  <c16:uniqueId val="{00000002-854A-4F6E-B7E5-715E70C63D94}"/>
                </c:ext>
              </c:extLst>
            </c:dLbl>
            <c:dLbl>
              <c:idx val="4"/>
              <c:tx>
                <c:strRef>
                  <c:f>SUMMARY!$AJ$257</c:f>
                  <c:strCache>
                    <c:ptCount val="1"/>
                    <c:pt idx="0">
                      <c:v>1400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{F82D7C35-041C-3B44-91D7-12B727F3C5D5}</c15:txfldGUID>
                      <c15:f>SUMMARY!$AJ$257</c15:f>
                      <c15:dlblFieldTableCache>
                        <c:ptCount val="1"/>
                        <c:pt idx="0">
                          <c:v>1400</c:v>
                        </c:pt>
                      </c15:dlblFieldTableCache>
                    </c15:dlblFTEntry>
                  </c15:dlblFieldTable>
                  <c15:showDataLabelsRange val="0"/>
                </c:ext>
                <c:ext xmlns:c16="http://schemas.microsoft.com/office/drawing/2014/chart" uri="{C3380CC4-5D6E-409C-BE32-E72D297353CC}">
                  <c16:uniqueId val="{00000003-854A-4F6E-B7E5-715E70C63D94}"/>
                </c:ext>
              </c:extLst>
            </c:dLbl>
            <c:dLbl>
              <c:idx val="5"/>
              <c:tx>
                <c:strRef>
                  <c:f>SUMMARY!$AJ$258</c:f>
                  <c:strCache>
                    <c:ptCount val="1"/>
                    <c:pt idx="0">
                      <c:v>1600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{22041D0B-5ACF-4F44-87DB-D357B4B39560}</c15:txfldGUID>
                      <c15:f>SUMMARY!$AJ$258</c15:f>
                      <c15:dlblFieldTableCache>
                        <c:ptCount val="1"/>
                        <c:pt idx="0">
                          <c:v>1600</c:v>
                        </c:pt>
                      </c15:dlblFieldTableCache>
                    </c15:dlblFTEntry>
                  </c15:dlblFieldTable>
                  <c15:showDataLabelsRange val="0"/>
                </c:ext>
                <c:ext xmlns:c16="http://schemas.microsoft.com/office/drawing/2014/chart" uri="{C3380CC4-5D6E-409C-BE32-E72D297353CC}">
                  <c16:uniqueId val="{00000004-854A-4F6E-B7E5-715E70C63D94}"/>
                </c:ext>
              </c:extLst>
            </c:dLbl>
            <c:dLbl>
              <c:idx val="6"/>
              <c:tx>
                <c:strRef>
                  <c:f>SUMMARY!$AJ$259</c:f>
                  <c:strCache>
                    <c:ptCount val="1"/>
                    <c:pt idx="0">
                      <c:v>1800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{80C024AD-A814-9644-AA42-E3004B96A421}</c15:txfldGUID>
                      <c15:f>SUMMARY!$AJ$259</c15:f>
                      <c15:dlblFieldTableCache>
                        <c:ptCount val="1"/>
                        <c:pt idx="0">
                          <c:v>1800</c:v>
                        </c:pt>
                      </c15:dlblFieldTableCache>
                    </c15:dlblFTEntry>
                  </c15:dlblFieldTable>
                  <c15:showDataLabelsRange val="0"/>
                </c:ext>
                <c:ext xmlns:c16="http://schemas.microsoft.com/office/drawing/2014/chart" uri="{C3380CC4-5D6E-409C-BE32-E72D297353CC}">
                  <c16:uniqueId val="{00000005-854A-4F6E-B7E5-715E70C63D94}"/>
                </c:ext>
              </c:extLst>
            </c:dLbl>
            <c:dLbl>
              <c:idx val="7"/>
              <c:tx>
                <c:strRef>
                  <c:f>SUMMARY!$AJ$260</c:f>
                  <c:strCache>
                    <c:ptCount val="1"/>
                    <c:pt idx="0">
                      <c:v>2000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{E7E85191-9187-724F-9DA3-0B6D15E88F11}</c15:txfldGUID>
                      <c15:f>SUMMARY!$AJ$260</c15:f>
                      <c15:dlblFieldTableCache>
                        <c:ptCount val="1"/>
                        <c:pt idx="0">
                          <c:v>2000</c:v>
                        </c:pt>
                      </c15:dlblFieldTableCache>
                    </c15:dlblFTEntry>
                  </c15:dlblFieldTable>
                  <c15:showDataLabelsRange val="0"/>
                </c:ext>
                <c:ext xmlns:c16="http://schemas.microsoft.com/office/drawing/2014/chart" uri="{C3380CC4-5D6E-409C-BE32-E72D297353CC}">
                  <c16:uniqueId val="{00000006-854A-4F6E-B7E5-715E70C63D94}"/>
                </c:ext>
              </c:extLst>
            </c:dLbl>
            <c:dLbl>
              <c:idx val="8"/>
              <c:tx>
                <c:strRef>
                  <c:f>SUMMARY!$AJ$261</c:f>
                  <c:strCache>
                    <c:ptCount val="1"/>
                    <c:pt idx="0">
                      <c:v>2200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{7A3D135A-9DD1-DF4D-801A-B65184106AEC}</c15:txfldGUID>
                      <c15:f>SUMMARY!$AJ$261</c15:f>
                      <c15:dlblFieldTableCache>
                        <c:ptCount val="1"/>
                        <c:pt idx="0">
                          <c:v>2200</c:v>
                        </c:pt>
                      </c15:dlblFieldTableCache>
                    </c15:dlblFTEntry>
                  </c15:dlblFieldTable>
                  <c15:showDataLabelsRange val="0"/>
                </c:ext>
                <c:ext xmlns:c16="http://schemas.microsoft.com/office/drawing/2014/chart" uri="{C3380CC4-5D6E-409C-BE32-E72D297353CC}">
                  <c16:uniqueId val="{00000007-854A-4F6E-B7E5-715E70C63D94}"/>
                </c:ext>
              </c:extLst>
            </c:dLbl>
            <c:dLbl>
              <c:idx val="9"/>
              <c:tx>
                <c:strRef>
                  <c:f>SUMMARY!$AJ$262</c:f>
                  <c:strCache>
                    <c:ptCount val="1"/>
                    <c:pt idx="0">
                      <c:v>2400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{75076B23-ACFA-964E-A10E-9DC702F0BFEF}</c15:txfldGUID>
                      <c15:f>SUMMARY!$AJ$262</c15:f>
                      <c15:dlblFieldTableCache>
                        <c:ptCount val="1"/>
                        <c:pt idx="0">
                          <c:v>2400</c:v>
                        </c:pt>
                      </c15:dlblFieldTableCache>
                    </c15:dlblFTEntry>
                  </c15:dlblFieldTable>
                  <c15:showDataLabelsRange val="0"/>
                </c:ext>
                <c:ext xmlns:c16="http://schemas.microsoft.com/office/drawing/2014/chart" uri="{C3380CC4-5D6E-409C-BE32-E72D297353CC}">
                  <c16:uniqueId val="{00000008-854A-4F6E-B7E5-715E70C63D94}"/>
                </c:ext>
              </c:extLst>
            </c:dLbl>
            <c:dLbl>
              <c:idx val="10"/>
              <c:tx>
                <c:strRef>
                  <c:f>SUMMARY!$AJ$263</c:f>
                  <c:strCache>
                    <c:ptCount val="1"/>
                    <c:pt idx="0">
                      <c:v>2600</c:v>
                    </c:pt>
                  </c:strCache>
                </c:strRef>
              </c:tx>
              <c:dLblPos val="l"/>
              <c:showLegendKey val="0"/>
              <c:showVal val="1"/>
              <c:showCatName val="0"/>
              <c:showSerName val="0"/>
              <c:showPercent val="0"/>
              <c:showBubbleSize val="0"/>
              <c:extLst>
                <c:ext xmlns:c15="http://schemas.microsoft.com/office/drawing/2012/chart" uri="{CE6537A1-D6FC-4f65-9D91-7224C49458BB}">
                  <c15:dlblFieldTable>
                    <c15:dlblFTEntry>
                      <c15:txfldGUID>{58165BB8-E57B-1F49-BD16-D9D4437ED192}</c15:txfldGUID>
                      <c15:f>SUMMARY!$AJ$263</c15:f>
                      <c15:dlblFieldTableCache>
                        <c:ptCount val="1"/>
                        <c:pt idx="0">
                          <c:v>2600</c:v>
                        </c:pt>
                      </c15:dlblFieldTableCache>
                    </c15:dlblFTEntry>
                  </c15:dlblFieldTable>
                  <c15:showDataLabelsRange val="0"/>
                </c:ext>
                <c:ext xmlns:c16="http://schemas.microsoft.com/office/drawing/2014/chart" uri="{C3380CC4-5D6E-409C-BE32-E72D297353CC}">
                  <c16:uniqueId val="{00000009-854A-4F6E-B7E5-715E70C63D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SUMMARY!$AK$253:$AK$263</c:f>
              <c:numCache>
                <c:formatCode>General</c:formatCode>
                <c:ptCount val="11"/>
                <c:pt idx="0">
                  <c:v>0</c:v>
                </c:pt>
                <c:pt idx="1">
                  <c:v>0</c:v>
                </c:pt>
                <c:pt idx="2">
                  <c:v>0</c:v>
                </c:pt>
                <c:pt idx="3">
                  <c:v>0.25</c:v>
                </c:pt>
                <c:pt idx="4">
                  <c:v>0</c:v>
                </c:pt>
                <c:pt idx="5">
                  <c:v>0</c:v>
                </c:pt>
                <c:pt idx="6">
                  <c:v>0</c:v>
                </c:pt>
                <c:pt idx="7">
                  <c:v>0</c:v>
                </c:pt>
                <c:pt idx="8">
                  <c:v>0</c:v>
                </c:pt>
                <c:pt idx="9">
                  <c:v>0</c:v>
                </c:pt>
                <c:pt idx="10">
                  <c:v>0</c:v>
                </c:pt>
              </c:numCache>
            </c:numRef>
          </c:xVal>
          <c:yVal>
            <c:numRef>
              <c:f>SUMMARY!$AL$253:$AL$263</c:f>
              <c:numCache>
                <c:formatCode>General</c:formatCode>
                <c:ptCount val="11"/>
                <c:pt idx="0">
                  <c:v>0</c:v>
                </c:pt>
                <c:pt idx="1">
                  <c:v>50</c:v>
                </c:pt>
                <c:pt idx="2">
                  <c:v>100</c:v>
                </c:pt>
                <c:pt idx="3">
                  <c:v>125</c:v>
                </c:pt>
                <c:pt idx="4">
                  <c:v>150</c:v>
                </c:pt>
                <c:pt idx="5">
                  <c:v>200</c:v>
                </c:pt>
                <c:pt idx="6">
                  <c:v>250</c:v>
                </c:pt>
                <c:pt idx="7">
                  <c:v>300</c:v>
                </c:pt>
                <c:pt idx="8">
                  <c:v>350</c:v>
                </c:pt>
                <c:pt idx="9">
                  <c:v>400</c:v>
                </c:pt>
                <c:pt idx="10">
                  <c:v>450</c:v>
                </c:pt>
              </c:numCache>
            </c:numRef>
          </c:yVal>
          <c:smooth val="0"/>
          <c:extLst>
            <c:ext xmlns:c16="http://schemas.microsoft.com/office/drawing/2014/chart" uri="{C3380CC4-5D6E-409C-BE32-E72D297353CC}">
              <c16:uniqueId val="{0000000A-854A-4F6E-B7E5-715E70C63D94}"/>
            </c:ext>
          </c:extLst>
        </c:ser>
        <c:dLbls>
          <c:showLegendKey val="0"/>
          <c:showVal val="0"/>
          <c:showCatName val="0"/>
          <c:showSerName val="0"/>
          <c:showPercent val="0"/>
          <c:showBubbleSize val="0"/>
        </c:dLbls>
        <c:axId val="584172704"/>
        <c:axId val="584178280"/>
      </c:scatterChart>
      <c:catAx>
        <c:axId val="5841727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178280"/>
        <c:crosses val="autoZero"/>
        <c:auto val="1"/>
        <c:lblAlgn val="ctr"/>
        <c:lblOffset val="100"/>
        <c:noMultiLvlLbl val="0"/>
      </c:catAx>
      <c:valAx>
        <c:axId val="584178280"/>
        <c:scaling>
          <c:orientation val="minMax"/>
          <c:max val="450"/>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Presure</a:t>
                </a:r>
                <a:r>
                  <a:rPr lang="en-CA" baseline="0"/>
                  <a:t> [mmHg]</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5841727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2006">
  <b:Source>
    <b:Tag>Ehr03</b:Tag>
    <b:SourceType>JournalArticle</b:SourceType>
    <b:Guid>{EE05A823-61D7-4A15-89B0-7B1173EB69C0}</b:Guid>
    <b:Author>
      <b:Author>
        <b:NameList>
          <b:Person>
            <b:Last>Ehrlich</b:Last>
            <b:First>George</b:First>
            <b:Middle>E.</b:Middle>
          </b:Person>
        </b:NameList>
      </b:Author>
    </b:Author>
    <b:Title>Low back pain</b:Title>
    <b:JournalName>Bulletin of the World Health Organization</b:JournalName>
    <b:Year>2003</b:Year>
    <b:Pages>671-6</b:Pages>
    <b:RefOrder>1</b:RefOrder>
  </b:Source>
</b:Sources>
</file>

<file path=customXml/itemProps1.xml><?xml version="1.0" encoding="utf-8"?>
<ds:datastoreItem xmlns:ds="http://schemas.openxmlformats.org/officeDocument/2006/customXml" ds:itemID="{F89D2442-CC6A-8C4C-8411-E5508A548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6482</Words>
  <Characters>36948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 Stott</dc:creator>
  <cp:keywords/>
  <dc:description/>
  <cp:lastModifiedBy>Mark Driscoll</cp:lastModifiedBy>
  <cp:revision>4</cp:revision>
  <dcterms:created xsi:type="dcterms:W3CDTF">2018-09-28T02:43:00Z</dcterms:created>
  <dcterms:modified xsi:type="dcterms:W3CDTF">2018-09-28T02:49:00Z</dcterms:modified>
</cp:coreProperties>
</file>